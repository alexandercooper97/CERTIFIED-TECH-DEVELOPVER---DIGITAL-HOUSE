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pPr>
      <w:bookmarkStart w:colFirst="0" w:colLast="0" w:name="_gc23bnwd33jb" w:id="0"/>
      <w:bookmarkEnd w:id="0"/>
      <w:r w:rsidDel="00000000" w:rsidR="00000000" w:rsidRPr="00000000">
        <w:rPr>
          <w:rtl w:val="0"/>
        </w:rPr>
      </w:r>
    </w:p>
    <w:p w:rsidR="00000000" w:rsidDel="00000000" w:rsidP="00000000" w:rsidRDefault="00000000" w:rsidRPr="00000000" w14:paraId="00000002">
      <w:pPr>
        <w:pStyle w:val="Subtitle"/>
        <w:pageBreakBefore w:val="0"/>
        <w:spacing w:line="360" w:lineRule="auto"/>
        <w:ind w:left="0" w:firstLine="0"/>
        <w:rPr>
          <w:rFonts w:ascii="Rajdhani" w:cs="Rajdhani" w:eastAsia="Rajdhani" w:hAnsi="Rajdhani"/>
          <w:b w:val="1"/>
          <w:sz w:val="36"/>
          <w:szCs w:val="36"/>
        </w:rPr>
      </w:pPr>
      <w:bookmarkStart w:colFirst="0" w:colLast="0" w:name="_dqwa0t8yrq0e" w:id="1"/>
      <w:bookmarkEnd w:id="1"/>
      <w:r w:rsidDel="00000000" w:rsidR="00000000" w:rsidRPr="00000000">
        <w:rPr/>
        <w:drawing>
          <wp:inline distB="114300" distT="114300" distL="114300" distR="114300">
            <wp:extent cx="3552825" cy="1085850"/>
            <wp:effectExtent b="0" l="0" r="0" t="0"/>
            <wp:docPr id="2" name="image4.png"/>
            <a:graphic>
              <a:graphicData uri="http://schemas.openxmlformats.org/drawingml/2006/picture">
                <pic:pic>
                  <pic:nvPicPr>
                    <pic:cNvPr id="0" name="image4.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line="360" w:lineRule="auto"/>
        <w:ind w:left="0" w:right="-6.259842519683616" w:firstLine="0"/>
        <w:jc w:val="both"/>
        <w:rPr>
          <w:rFonts w:ascii="Rajdhani" w:cs="Rajdhani" w:eastAsia="Rajdhani" w:hAnsi="Rajdhani"/>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ageBreakBefore w:val="0"/>
        <w:spacing w:line="360" w:lineRule="auto"/>
        <w:ind w:left="0" w:right="-6.259842519683616" w:firstLine="0"/>
        <w:jc w:val="both"/>
        <w:rPr>
          <w:rFonts w:ascii="Open Sans" w:cs="Open Sans" w:eastAsia="Open Sans" w:hAnsi="Open Sans"/>
          <w:b w:val="1"/>
          <w:color w:val="666666"/>
        </w:rPr>
      </w:pPr>
      <w:r w:rsidDel="00000000" w:rsidR="00000000" w:rsidRPr="00000000">
        <w:rPr>
          <w:rFonts w:ascii="Open Sans" w:cs="Open Sans" w:eastAsia="Open Sans" w:hAnsi="Open Sans"/>
          <w:b w:val="1"/>
          <w:color w:val="666666"/>
          <w:rtl w:val="0"/>
        </w:rPr>
        <w:t xml:space="preserve">Materia: Testing I</w:t>
      </w:r>
    </w:p>
    <w:p w:rsidR="00000000" w:rsidDel="00000000" w:rsidP="00000000" w:rsidRDefault="00000000" w:rsidRPr="00000000" w14:paraId="00000005">
      <w:pPr>
        <w:pageBreakBefore w:val="0"/>
        <w:spacing w:line="360" w:lineRule="auto"/>
        <w:ind w:left="0" w:right="-6.259842519683616" w:firstLine="0"/>
        <w:jc w:val="both"/>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spacing w:line="360" w:lineRule="auto"/>
        <w:ind w:left="0" w:right="-6.259842519683616"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ageBreakBefore w:val="0"/>
        <w:spacing w:line="360" w:lineRule="auto"/>
        <w:ind w:left="0" w:right="-6.259842519683616" w:firstLine="0"/>
        <w:jc w:val="both"/>
        <w:rPr>
          <w:rFonts w:ascii="Rajdhani" w:cs="Rajdhani" w:eastAsia="Rajdhani" w:hAnsi="Rajdhani"/>
          <w:b w:val="1"/>
          <w:sz w:val="36"/>
          <w:szCs w:val="36"/>
        </w:rPr>
      </w:pPr>
      <w:r w:rsidDel="00000000" w:rsidR="00000000" w:rsidRPr="00000000">
        <w:rPr>
          <w:rFonts w:ascii="Rajdhani" w:cs="Rajdhani" w:eastAsia="Rajdhani" w:hAnsi="Rajdhani"/>
          <w:b w:val="1"/>
          <w:sz w:val="36"/>
          <w:szCs w:val="36"/>
          <w:rtl w:val="0"/>
        </w:rPr>
        <w:t xml:space="preserve">Fundamentación</w:t>
      </w:r>
    </w:p>
    <w:p w:rsidR="00000000" w:rsidDel="00000000" w:rsidP="00000000" w:rsidRDefault="00000000" w:rsidRPr="00000000" w14:paraId="00000008">
      <w:pPr>
        <w:pageBreakBefore w:val="0"/>
        <w:spacing w:line="360" w:lineRule="auto"/>
        <w:ind w:left="0" w:right="-6.259842519683616" w:firstLine="0"/>
        <w:jc w:val="both"/>
        <w:rPr>
          <w:rFonts w:ascii="Open Sans" w:cs="Open Sans" w:eastAsia="Open Sans" w:hAnsi="Open Sans"/>
        </w:rPr>
      </w:pPr>
      <w:r w:rsidDel="00000000" w:rsidR="00000000" w:rsidRPr="00000000">
        <w:rPr>
          <w:rFonts w:ascii="Open Sans" w:cs="Open Sans" w:eastAsia="Open Sans" w:hAnsi="Open Sans"/>
          <w:rtl w:val="0"/>
        </w:rPr>
        <w:t xml:space="preserve">Todo el tiempo hablamos de calidad, pero ¿sabemos realmente qué es la calidad? Para comprender este término podemos basarnos en la definición formal: “</w:t>
      </w:r>
      <w:r w:rsidDel="00000000" w:rsidR="00000000" w:rsidRPr="00000000">
        <w:rPr>
          <w:rFonts w:ascii="Open Sans" w:cs="Open Sans" w:eastAsia="Open Sans" w:hAnsi="Open Sans"/>
          <w:i w:val="1"/>
          <w:rtl w:val="0"/>
        </w:rPr>
        <w:t xml:space="preserve">La calidad del software es el grado con el que un sistema, componente o proceso cumple los requerimientos especificados y las necesidades o expectativas del cliente o usuario”</w:t>
      </w:r>
      <w:r w:rsidDel="00000000" w:rsidR="00000000" w:rsidRPr="00000000">
        <w:rPr>
          <w:rFonts w:ascii="Open Sans" w:cs="Open Sans" w:eastAsia="Open Sans" w:hAnsi="Open Sans"/>
          <w:rtl w:val="0"/>
        </w:rPr>
        <w:t xml:space="preserve"> (IEEE Std 610, 1990)</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9">
      <w:pPr>
        <w:pageBreakBefore w:val="0"/>
        <w:spacing w:line="360" w:lineRule="auto"/>
        <w:ind w:left="0" w:right="-6.259842519683616" w:firstLine="0"/>
        <w:jc w:val="both"/>
        <w:rPr>
          <w:rFonts w:ascii="Open Sans" w:cs="Open Sans" w:eastAsia="Open Sans" w:hAnsi="Open Sans"/>
        </w:rPr>
      </w:pPr>
      <w:r w:rsidDel="00000000" w:rsidR="00000000" w:rsidRPr="00000000">
        <w:rPr>
          <w:rFonts w:ascii="Open Sans" w:cs="Open Sans" w:eastAsia="Open Sans" w:hAnsi="Open Sans"/>
          <w:rtl w:val="0"/>
        </w:rPr>
        <w:t xml:space="preserve">En la industria tecnológica, la calidad cobra importancia en el objetivo principal de todo equipo de trabajo, este es, la entrega de manera eficiente y en un corto plazo de un producto que tenga la mayor calidad posible. Si bien todo el equipo es responsable de la calidad del producto de software, el tester o probador del sistema será la persona encargada de guiar y liderar las actividades relacionadas con la calidad para asegurarse que se cumplen las necesidades del cliente.</w:t>
      </w:r>
    </w:p>
    <w:p w:rsidR="00000000" w:rsidDel="00000000" w:rsidP="00000000" w:rsidRDefault="00000000" w:rsidRPr="00000000" w14:paraId="0000000A">
      <w:pPr>
        <w:pageBreakBefore w:val="0"/>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Estas actividades están comprendidas en el </w:t>
      </w:r>
      <w:r w:rsidDel="00000000" w:rsidR="00000000" w:rsidRPr="00000000">
        <w:rPr>
          <w:rFonts w:ascii="Open Sans" w:cs="Open Sans" w:eastAsia="Open Sans" w:hAnsi="Open Sans"/>
          <w:b w:val="1"/>
          <w:rtl w:val="0"/>
        </w:rPr>
        <w:t xml:space="preserve">ciclo de vida de las pruebas de software</w:t>
      </w:r>
      <w:r w:rsidDel="00000000" w:rsidR="00000000" w:rsidRPr="00000000">
        <w:rPr>
          <w:rFonts w:ascii="Open Sans" w:cs="Open Sans" w:eastAsia="Open Sans" w:hAnsi="Open Sans"/>
          <w:rtl w:val="0"/>
        </w:rPr>
        <w:t xml:space="preserve">, el cual nos ayuda a organizar el trabajo. Conocer y profundizar acerca de estas actividades nos permitirá entregar un producto de calidad.</w:t>
      </w:r>
    </w:p>
    <w:p w:rsidR="00000000" w:rsidDel="00000000" w:rsidP="00000000" w:rsidRDefault="00000000" w:rsidRPr="00000000" w14:paraId="0000000B">
      <w:pPr>
        <w:pageBreakBefore w:val="0"/>
        <w:spacing w:line="360" w:lineRule="auto"/>
        <w:ind w:left="0" w:right="-6.259842519683616" w:firstLine="0"/>
        <w:jc w:val="both"/>
        <w:rPr>
          <w:b w:val="1"/>
          <w:sz w:val="22"/>
          <w:szCs w:val="22"/>
        </w:rPr>
      </w:pPr>
      <w:r w:rsidDel="00000000" w:rsidR="00000000" w:rsidRPr="00000000">
        <w:rPr>
          <w:rtl w:val="0"/>
        </w:rPr>
      </w:r>
    </w:p>
    <w:p w:rsidR="00000000" w:rsidDel="00000000" w:rsidP="00000000" w:rsidRDefault="00000000" w:rsidRPr="00000000" w14:paraId="0000000C">
      <w:pPr>
        <w:pageBreakBefore w:val="0"/>
        <w:spacing w:line="360" w:lineRule="auto"/>
        <w:ind w:right="-6.259842519683616"/>
        <w:jc w:val="both"/>
        <w:rPr>
          <w:rFonts w:ascii="Open Sans" w:cs="Open Sans" w:eastAsia="Open Sans" w:hAnsi="Open Sans"/>
        </w:rPr>
      </w:pPr>
      <w:r w:rsidDel="00000000" w:rsidR="00000000" w:rsidRPr="00000000">
        <w:rPr>
          <w:rFonts w:ascii="Rajdhani" w:cs="Rajdhani" w:eastAsia="Rajdhani" w:hAnsi="Rajdhani"/>
          <w:b w:val="1"/>
          <w:sz w:val="36"/>
          <w:szCs w:val="36"/>
          <w:rtl w:val="0"/>
        </w:rPr>
        <w:t xml:space="preserve">Objetivos de aprendizaje</w:t>
      </w:r>
      <w:r w:rsidDel="00000000" w:rsidR="00000000" w:rsidRPr="00000000">
        <w:rPr>
          <w:rtl w:val="0"/>
        </w:rPr>
      </w:r>
    </w:p>
    <w:p w:rsidR="00000000" w:rsidDel="00000000" w:rsidP="00000000" w:rsidRDefault="00000000" w:rsidRPr="00000000" w14:paraId="0000000D">
      <w:pPr>
        <w:pageBreakBefore w:val="0"/>
        <w:numPr>
          <w:ilvl w:val="0"/>
          <w:numId w:val="16"/>
        </w:numPr>
        <w:spacing w:line="360" w:lineRule="auto"/>
        <w:ind w:left="720" w:hanging="360"/>
        <w:jc w:val="both"/>
        <w:rPr>
          <w:rFonts w:ascii="Open Sans" w:cs="Open Sans" w:eastAsia="Open Sans" w:hAnsi="Open Sans"/>
          <w:sz w:val="22"/>
          <w:szCs w:val="22"/>
        </w:rPr>
      </w:pPr>
      <w:r w:rsidDel="00000000" w:rsidR="00000000" w:rsidRPr="00000000">
        <w:rPr>
          <w:rFonts w:ascii="Open Sans" w:cs="Open Sans" w:eastAsia="Open Sans" w:hAnsi="Open Sans"/>
          <w:rtl w:val="0"/>
        </w:rPr>
        <w:t xml:space="preserve">Conocer y c</w:t>
      </w:r>
      <w:r w:rsidDel="00000000" w:rsidR="00000000" w:rsidRPr="00000000">
        <w:rPr>
          <w:rFonts w:ascii="Open Sans" w:cs="Open Sans" w:eastAsia="Open Sans" w:hAnsi="Open Sans"/>
          <w:rtl w:val="0"/>
        </w:rPr>
        <w:t xml:space="preserve">omprender la importancia del testing y la calidad del software.</w:t>
      </w:r>
    </w:p>
    <w:p w:rsidR="00000000" w:rsidDel="00000000" w:rsidP="00000000" w:rsidRDefault="00000000" w:rsidRPr="00000000" w14:paraId="0000000E">
      <w:pPr>
        <w:pageBreakBefore w:val="0"/>
        <w:numPr>
          <w:ilvl w:val="0"/>
          <w:numId w:val="16"/>
        </w:numPr>
        <w:spacing w:line="36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Comprender y profundizar acerca del ciclo de vida del proceso testing.</w:t>
      </w:r>
    </w:p>
    <w:p w:rsidR="00000000" w:rsidDel="00000000" w:rsidP="00000000" w:rsidRDefault="00000000" w:rsidRPr="00000000" w14:paraId="0000000F">
      <w:pPr>
        <w:pageBreakBefore w:val="0"/>
        <w:numPr>
          <w:ilvl w:val="0"/>
          <w:numId w:val="16"/>
        </w:numPr>
        <w:spacing w:line="36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Comprender y ejercitar diferentes técnicas de prueba.</w:t>
      </w:r>
    </w:p>
    <w:p w:rsidR="00000000" w:rsidDel="00000000" w:rsidP="00000000" w:rsidRDefault="00000000" w:rsidRPr="00000000" w14:paraId="00000010">
      <w:pPr>
        <w:pageBreakBefore w:val="0"/>
        <w:numPr>
          <w:ilvl w:val="0"/>
          <w:numId w:val="16"/>
        </w:numPr>
        <w:spacing w:line="36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Crear y ejecutar casos de pruebas de manera adecuada.</w:t>
      </w:r>
    </w:p>
    <w:p w:rsidR="00000000" w:rsidDel="00000000" w:rsidP="00000000" w:rsidRDefault="00000000" w:rsidRPr="00000000" w14:paraId="00000011">
      <w:pPr>
        <w:pageBreakBefore w:val="0"/>
        <w:numPr>
          <w:ilvl w:val="0"/>
          <w:numId w:val="16"/>
        </w:numPr>
        <w:spacing w:line="36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Comprender cómo reportar errores y la importancia de los mismos.</w:t>
      </w:r>
    </w:p>
    <w:p w:rsidR="00000000" w:rsidDel="00000000" w:rsidP="00000000" w:rsidRDefault="00000000" w:rsidRPr="00000000" w14:paraId="00000012">
      <w:pPr>
        <w:pageBreakBefore w:val="0"/>
        <w:numPr>
          <w:ilvl w:val="0"/>
          <w:numId w:val="16"/>
        </w:numPr>
        <w:spacing w:line="36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Conocer los diferentes niveles y tipos de prueba para determinar la conveniencia de su utilización.</w:t>
      </w:r>
    </w:p>
    <w:p w:rsidR="00000000" w:rsidDel="00000000" w:rsidP="00000000" w:rsidRDefault="00000000" w:rsidRPr="00000000" w14:paraId="00000013">
      <w:pPr>
        <w:pageBreakBefore w:val="0"/>
        <w:numPr>
          <w:ilvl w:val="0"/>
          <w:numId w:val="16"/>
        </w:numPr>
        <w:spacing w:line="36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Comprender y profundizar sobre prueba de componente.</w:t>
      </w:r>
    </w:p>
    <w:p w:rsidR="00000000" w:rsidDel="00000000" w:rsidP="00000000" w:rsidRDefault="00000000" w:rsidRPr="00000000" w14:paraId="00000014">
      <w:pPr>
        <w:pageBreakBefore w:val="0"/>
        <w:numPr>
          <w:ilvl w:val="0"/>
          <w:numId w:val="16"/>
        </w:numPr>
        <w:spacing w:line="36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Conocer y ejercitar API testing.</w:t>
      </w:r>
    </w:p>
    <w:p w:rsidR="00000000" w:rsidDel="00000000" w:rsidP="00000000" w:rsidRDefault="00000000" w:rsidRPr="00000000" w14:paraId="00000015">
      <w:pPr>
        <w:pageBreakBefore w:val="0"/>
        <w:numPr>
          <w:ilvl w:val="0"/>
          <w:numId w:val="16"/>
        </w:numPr>
        <w:spacing w:line="36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Conocer diferentes frameworks de automatización de pruebas y modelar casos de prueba automáticos.</w:t>
      </w:r>
    </w:p>
    <w:p w:rsidR="00000000" w:rsidDel="00000000" w:rsidP="00000000" w:rsidRDefault="00000000" w:rsidRPr="00000000" w14:paraId="00000016">
      <w:pPr>
        <w:pageBreakBefore w:val="0"/>
        <w:spacing w:line="36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pageBreakBefore w:val="0"/>
        <w:spacing w:line="360" w:lineRule="auto"/>
        <w:ind w:right="-6.259842519683616"/>
        <w:jc w:val="both"/>
        <w:rPr>
          <w:i w:val="1"/>
          <w:sz w:val="22"/>
          <w:szCs w:val="22"/>
        </w:rPr>
      </w:pPr>
      <w:r w:rsidDel="00000000" w:rsidR="00000000" w:rsidRPr="00000000">
        <w:rPr>
          <w:rtl w:val="0"/>
        </w:rPr>
      </w:r>
    </w:p>
    <w:p w:rsidR="00000000" w:rsidDel="00000000" w:rsidP="00000000" w:rsidRDefault="00000000" w:rsidRPr="00000000" w14:paraId="00000018">
      <w:pPr>
        <w:pageBreakBefore w:val="0"/>
        <w:spacing w:line="360" w:lineRule="auto"/>
        <w:ind w:left="0" w:right="-6.259842519683616" w:firstLine="0"/>
        <w:jc w:val="both"/>
        <w:rPr>
          <w:i w:val="1"/>
        </w:rPr>
      </w:pPr>
      <w:r w:rsidDel="00000000" w:rsidR="00000000" w:rsidRPr="00000000">
        <w:rPr>
          <w:rFonts w:ascii="Rajdhani" w:cs="Rajdhani" w:eastAsia="Rajdhani" w:hAnsi="Rajdhani"/>
          <w:b w:val="1"/>
          <w:sz w:val="36"/>
          <w:szCs w:val="36"/>
          <w:rtl w:val="0"/>
        </w:rPr>
        <w:t xml:space="preserve">Metodología de enseñanza-aprendizaje</w:t>
      </w:r>
      <w:r w:rsidDel="00000000" w:rsidR="00000000" w:rsidRPr="00000000">
        <w:rPr>
          <w:rtl w:val="0"/>
        </w:rPr>
      </w:r>
    </w:p>
    <w:p w:rsidR="00000000" w:rsidDel="00000000" w:rsidP="00000000" w:rsidRDefault="00000000" w:rsidRPr="00000000" w14:paraId="00000019">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Desde Digital House, proponemos un modelo educativo que incluye entornos de aprendizaje sincrónicos y asincrónicos con un enfoque que vincula la teoría y la práctica, mediante un aprendizaje activo y colaborativo. </w:t>
      </w:r>
    </w:p>
    <w:p w:rsidR="00000000" w:rsidDel="00000000" w:rsidP="00000000" w:rsidRDefault="00000000" w:rsidRPr="00000000" w14:paraId="0000001A">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Nuestra propuesta incluye clases en vivo con tu grupo de estudiantes y docentes, a los que podrás sumarte desde donde estés. Además, contamos con un campus virtual a medida, en el cual encontrarás las clases virtuales, con actividades, videos, presentaciones y recursos interactivos, para realizar a tu ritmo antes de cada clase en vivo. </w:t>
      </w:r>
    </w:p>
    <w:p w:rsidR="00000000" w:rsidDel="00000000" w:rsidP="00000000" w:rsidRDefault="00000000" w:rsidRPr="00000000" w14:paraId="0000001C">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A lo largo de tu experiencia de aprendizaje en Digital House lograrás desarrollar habilidades técnicas y blandas, como ser el trabajo en equipo, creatividad, responsabilidad, compromiso, comunicación efectiva y autonomía.</w:t>
      </w:r>
    </w:p>
    <w:p w:rsidR="00000000" w:rsidDel="00000000" w:rsidP="00000000" w:rsidRDefault="00000000" w:rsidRPr="00000000" w14:paraId="0000001E">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En Digital House utilizamos la metodología de “aula invertida”. ¿Qué quiere decir? Cada semana te vamos a pedir que te prepares para la que sigue, leyendo textos, viendo videos, realizando actividades, entre otros recursos. De esta forma, cuando llegues al encuentro en vivo, estarás preparado para abordar el tema de manera más rica.</w:t>
      </w:r>
    </w:p>
    <w:p w:rsidR="00000000" w:rsidDel="00000000" w:rsidP="00000000" w:rsidRDefault="00000000" w:rsidRPr="00000000" w14:paraId="00000020">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Utilizamos actividades y estrategias basadas en los métodos participativos y activos para ponerte en movimiento, ya que uno solo sabe lo que hace por sí mismo. Por ese motivo, organizamos las clases para que trabajes en ella de verdad y puedas poner en práctica las distintas herramientas, lenguajes y competencias que hacen a la formación de un programador. Concebimos la clase como espacio de trabajo.</w:t>
      </w:r>
    </w:p>
    <w:p w:rsidR="00000000" w:rsidDel="00000000" w:rsidP="00000000" w:rsidRDefault="00000000" w:rsidRPr="00000000" w14:paraId="00000021">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Una de las cuestiones centrales de nuestra metodología de enseñanza es el aprendizaje en la práctica. Por ese motivo, a lo largo de la cursada estarán muy presentes las ejercitaciones, es decir, la práctica de actividades de diversos tipos y niveles de complejidad que te permitirán afianzar el aprendizaje y comprobar que lo hayas asimilado correctamente. De esta forma, se logra un aprendizaje más significativo y profundo, la asimilación de los conocimientos de manera más eficaz y duradera, relacionar lo aprendido con la realidad de los desarrolladores web, fomentar la autonomía y el autoconocimiento, mejorar el análisis, la relación y la comprensión de conceptos, además de ayudar a ejercitar una multitud de competencias. </w:t>
      </w:r>
    </w:p>
    <w:p w:rsidR="00000000" w:rsidDel="00000000" w:rsidP="00000000" w:rsidRDefault="00000000" w:rsidRPr="00000000" w14:paraId="00000023">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El aprendizaje entre pares es uno de los elementos centrales de nuestra metodología, por eso, en cada clase te propondremos que trabajes en mesas de trabajo junto a tus compañeros, a lo largo de la cursada iremos variando la composición de los grupos para potenciar la cooperación. Lo que se propone es un cambio de mirada sobre el curso en cuestión, ya no se contempla al estudiante transitando su camino académico de manera individual, sino como parte de un equipo que resulta de la suma de las potencialidades de cada uno. La distribución en grupos de trabajo fomenta la diversidad y el aprovechamiento del potencial de cada integrante para mejorar el rendimiento del equipo.</w:t>
      </w:r>
    </w:p>
    <w:p w:rsidR="00000000" w:rsidDel="00000000" w:rsidP="00000000" w:rsidRDefault="00000000" w:rsidRPr="00000000" w14:paraId="00000025">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La explicación recíproca como eje del trabajo cotidiano no solo facilita el aprendizaje de los compañeros, sino que sobre todo potencia la consolidación de conocimientos por parte de quien explica. Se promueve la responsabilidad, la autonomía, la proactividad, todo en el marco de la cooperación. Lo que lleva a resignificar la experiencia de aprendizaje y a que la misma esté vinculada con emociones positivas. </w:t>
      </w:r>
    </w:p>
    <w:p w:rsidR="00000000" w:rsidDel="00000000" w:rsidP="00000000" w:rsidRDefault="00000000" w:rsidRPr="00000000" w14:paraId="00000027">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8">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El trabajo cooperativo permite entablar relaciones responsables y duraderas, aumenta la motivación y el compromiso, además de promover un buen desarrollo cognitivo y social. La cooperación surge frente a la duda. Si un estudiante tiene una pregunta, le consulta a algún miembro de su grupo asignado que esté disponible. Si la duda continúa, se convoca al facilitador. Si no lo resuelven, el facilitador pedirá a todos que se detengan para cooperar como equipo en la resolución del conflicto que ha despertado la duda. Así debatirán todos los integrantes de la mesa buscando la solución. Si aún así no pueden resolverlo, anotarán la duda que será abordada asincrónicamente por el soporte técnico o de forma sincrónica en la siguiente clase por parte del profesor.</w:t>
      </w:r>
    </w:p>
    <w:p w:rsidR="00000000" w:rsidDel="00000000" w:rsidP="00000000" w:rsidRDefault="00000000" w:rsidRPr="00000000" w14:paraId="00000029">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Pr>
        <mc:AlternateContent>
          <mc:Choice Requires="wpg">
            <w:drawing>
              <wp:inline distB="114300" distT="114300" distL="114300" distR="114300">
                <wp:extent cx="5962650" cy="2305050"/>
                <wp:effectExtent b="0" l="0" r="0" t="0"/>
                <wp:docPr id="1" name=""/>
                <a:graphic>
                  <a:graphicData uri="http://schemas.microsoft.com/office/word/2010/wordprocessingGroup">
                    <wpg:wgp>
                      <wpg:cNvGrpSpPr/>
                      <wpg:grpSpPr>
                        <a:xfrm>
                          <a:off x="300100" y="319575"/>
                          <a:ext cx="5962650" cy="2305050"/>
                          <a:chOff x="300100" y="319575"/>
                          <a:chExt cx="5950150" cy="2293950"/>
                        </a:xfrm>
                      </wpg:grpSpPr>
                      <wps:wsp>
                        <wps:cNvSpPr txBox="1"/>
                        <wps:cNvPr id="2" name="Shape 2"/>
                        <wps:spPr>
                          <a:xfrm>
                            <a:off x="2665200" y="609750"/>
                            <a:ext cx="119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ajdhani" w:cs="Rajdhani" w:eastAsia="Rajdhani" w:hAnsi="Rajdhani"/>
                                  <w:b w:val="1"/>
                                  <w:i w:val="0"/>
                                  <w:smallCaps w:val="0"/>
                                  <w:strike w:val="0"/>
                                  <w:color w:val="000000"/>
                                  <w:sz w:val="28"/>
                                  <w:vertAlign w:val="baseline"/>
                                </w:rPr>
                                <w:t xml:space="preserve">COOPERACIÓN</w:t>
                              </w:r>
                            </w:p>
                          </w:txbxContent>
                        </wps:txbx>
                        <wps:bodyPr anchorCtr="0" anchor="t" bIns="91425" lIns="91425" spcFirstLastPara="1" rIns="91425" wrap="square" tIns="91425">
                          <a:spAutoFit/>
                        </wps:bodyPr>
                      </wps:wsp>
                      <wps:wsp>
                        <wps:cNvSpPr txBox="1"/>
                        <wps:cNvPr id="3" name="Shape 3"/>
                        <wps:spPr>
                          <a:xfrm>
                            <a:off x="1324350" y="319575"/>
                            <a:ext cx="420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El trabajo comienza junto al docente, frente a la duda:</w:t>
                              </w:r>
                            </w:p>
                          </w:txbxContent>
                        </wps:txbx>
                        <wps:bodyPr anchorCtr="0" anchor="t" bIns="91425" lIns="91425" spcFirstLastPara="1" rIns="91425" wrap="square" tIns="91425">
                          <a:spAutoFit/>
                        </wps:bodyPr>
                      </wps:wsp>
                      <wps:wsp>
                        <wps:cNvSpPr/>
                        <wps:cNvPr id="4" name="Shape 4"/>
                        <wps:spPr>
                          <a:xfrm>
                            <a:off x="304875" y="1445675"/>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8"/>
                                  <w:vertAlign w:val="baseline"/>
                                </w:rPr>
                                <w:t xml:space="preserve">Pregunto a un compañaero disponible en mi grupo de trabajo</w:t>
                              </w:r>
                            </w:p>
                          </w:txbxContent>
                        </wps:txbx>
                        <wps:bodyPr anchorCtr="0" anchor="ctr" bIns="91425" lIns="91425" spcFirstLastPara="1" rIns="91425" wrap="square" tIns="91425">
                          <a:noAutofit/>
                        </wps:bodyPr>
                      </wps:wsp>
                      <wps:wsp>
                        <wps:cNvSpPr/>
                        <wps:cNvPr id="5" name="Shape 5"/>
                        <wps:spPr>
                          <a:xfrm>
                            <a:off x="722925" y="1219500"/>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6" name="Shape 6"/>
                        <wps:spPr>
                          <a:xfrm>
                            <a:off x="1544025" y="18390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887975" y="1482563"/>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8"/>
                                  <w:vertAlign w:val="baseline"/>
                                </w:rPr>
                                <w:t xml:space="preserve">Pregunto al facilitador</w:t>
                              </w:r>
                            </w:p>
                          </w:txbxContent>
                        </wps:txbx>
                        <wps:bodyPr anchorCtr="0" anchor="ctr" bIns="91425" lIns="91425" spcFirstLastPara="1" rIns="91425" wrap="square" tIns="91425">
                          <a:noAutofit/>
                        </wps:bodyPr>
                      </wps:wsp>
                      <wps:wsp>
                        <wps:cNvSpPr/>
                        <wps:cNvPr id="8" name="Shape 8"/>
                        <wps:spPr>
                          <a:xfrm>
                            <a:off x="2306025" y="125638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9" name="Shape 9"/>
                        <wps:spPr>
                          <a:xfrm>
                            <a:off x="3137250" y="18455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491325" y="1475113"/>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8"/>
                                  <w:vertAlign w:val="baseline"/>
                                </w:rPr>
                                <w:t xml:space="preserve">Se trata de resolver a nivel del grupo de trabajo</w:t>
                              </w:r>
                            </w:p>
                          </w:txbxContent>
                        </wps:txbx>
                        <wps:bodyPr anchorCtr="0" anchor="ctr" bIns="91425" lIns="91425" spcFirstLastPara="1" rIns="91425" wrap="square" tIns="91425">
                          <a:noAutofit/>
                        </wps:bodyPr>
                      </wps:wsp>
                      <wps:wsp>
                        <wps:cNvSpPr/>
                        <wps:cNvPr id="11" name="Shape 11"/>
                        <wps:spPr>
                          <a:xfrm>
                            <a:off x="3909375" y="124893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12" name="Shape 12"/>
                        <wps:spPr>
                          <a:xfrm>
                            <a:off x="4740600" y="18390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094675" y="1482563"/>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6"/>
                                  <w:vertAlign w:val="baseline"/>
                                </w:rPr>
                                <w:t xml:space="preserve">Se anota la duda para resolverla asincrónicamente junto al soporte técnico o en la siguiente clase</w:t>
                              </w:r>
                            </w:p>
                          </w:txbxContent>
                        </wps:txbx>
                        <wps:bodyPr anchorCtr="0" anchor="ctr" bIns="91425" lIns="91425" spcFirstLastPara="1" rIns="91425" wrap="square" tIns="91425">
                          <a:noAutofit/>
                        </wps:bodyPr>
                      </wps:wsp>
                      <wps:wsp>
                        <wps:cNvSpPr/>
                        <wps:cNvPr id="14" name="Shape 14"/>
                        <wps:spPr>
                          <a:xfrm>
                            <a:off x="5512725" y="125638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62650" cy="230505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62650" cy="2305050"/>
                        </a:xfrm>
                        <a:prstGeom prst="rect"/>
                        <a:ln/>
                      </pic:spPr>
                    </pic:pic>
                  </a:graphicData>
                </a:graphic>
              </wp:inline>
            </w:drawing>
          </mc:Fallback>
        </mc:AlternateConten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B">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Todos los días, finalizada la jornada, los estudiantes reconocerán a uno de los integrantes del grupo con quienes compartió ese día. El criterio para ese reconocimiento es la cooperación.</w:t>
      </w:r>
    </w:p>
    <w:p w:rsidR="00000000" w:rsidDel="00000000" w:rsidP="00000000" w:rsidRDefault="00000000" w:rsidRPr="00000000" w14:paraId="0000002C">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Cada grupo tendrá un facilitador que será elegido a partir de los reconocimientos y generando un sistema de rotación donde cualquiera pasar por ese rol. El facilitador no es una figura estática, sino que cumple un rol dinámico y versátil. El facilitador es un estudiante que moviliza el alcance de los objetivos comunes del equipo poniendo en juego la cooperación. Es aquel que comparte con la mesa su potencial en favor del resto del equipo, y que por lo tanto promueve la cooperación. </w:t>
      </w:r>
      <w:r w:rsidDel="00000000" w:rsidR="00000000" w:rsidRPr="00000000">
        <w:rPr>
          <w:rtl w:val="0"/>
        </w:rPr>
      </w:r>
    </w:p>
    <w:p w:rsidR="00000000" w:rsidDel="00000000" w:rsidP="00000000" w:rsidRDefault="00000000" w:rsidRPr="00000000" w14:paraId="0000002E">
      <w:pPr>
        <w:pageBreakBefore w:val="0"/>
        <w:spacing w:line="360" w:lineRule="auto"/>
        <w:ind w:left="0" w:right="-6.259842519683616"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pageBreakBefore w:val="0"/>
        <w:spacing w:line="360" w:lineRule="auto"/>
        <w:ind w:left="0" w:right="-6.259842519683616" w:firstLine="0"/>
        <w:jc w:val="both"/>
        <w:rPr>
          <w:rFonts w:ascii="Open Sans" w:cs="Open Sans" w:eastAsia="Open Sans" w:hAnsi="Open Sans"/>
        </w:rPr>
      </w:pPr>
      <w:r w:rsidDel="00000000" w:rsidR="00000000" w:rsidRPr="00000000">
        <w:rPr>
          <w:rFonts w:ascii="Rajdhani" w:cs="Rajdhani" w:eastAsia="Rajdhani" w:hAnsi="Rajdhani"/>
          <w:b w:val="1"/>
          <w:sz w:val="38"/>
          <w:szCs w:val="38"/>
          <w:rtl w:val="0"/>
        </w:rPr>
        <w:t xml:space="preserve">Información de la materia</w:t>
      </w:r>
      <w:r w:rsidDel="00000000" w:rsidR="00000000" w:rsidRPr="00000000">
        <w:rPr>
          <w:rtl w:val="0"/>
        </w:rPr>
      </w:r>
    </w:p>
    <w:p w:rsidR="00000000" w:rsidDel="00000000" w:rsidP="00000000" w:rsidRDefault="00000000" w:rsidRPr="00000000" w14:paraId="00000030">
      <w:pPr>
        <w:pageBreakBefore w:val="0"/>
        <w:numPr>
          <w:ilvl w:val="0"/>
          <w:numId w:val="2"/>
        </w:numPr>
        <w:spacing w:line="360" w:lineRule="auto"/>
        <w:ind w:left="720" w:right="-6.259842519683616" w:hanging="36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Modalidad 100% a distancia.</w:t>
      </w:r>
    </w:p>
    <w:p w:rsidR="00000000" w:rsidDel="00000000" w:rsidP="00000000" w:rsidRDefault="00000000" w:rsidRPr="00000000" w14:paraId="00000031">
      <w:pPr>
        <w:pageBreakBefore w:val="0"/>
        <w:numPr>
          <w:ilvl w:val="0"/>
          <w:numId w:val="2"/>
        </w:numPr>
        <w:spacing w:line="360" w:lineRule="auto"/>
        <w:ind w:left="720" w:right="-6.259842519683616" w:hanging="36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Cantidad de semanas totales: 9</w:t>
      </w:r>
    </w:p>
    <w:p w:rsidR="00000000" w:rsidDel="00000000" w:rsidP="00000000" w:rsidRDefault="00000000" w:rsidRPr="00000000" w14:paraId="00000032">
      <w:pPr>
        <w:pageBreakBefore w:val="0"/>
        <w:numPr>
          <w:ilvl w:val="0"/>
          <w:numId w:val="2"/>
        </w:numPr>
        <w:spacing w:line="360" w:lineRule="auto"/>
        <w:ind w:left="720" w:right="-6.259842519683616" w:hanging="36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Cantidad de encuentros sincrónicos semanales: </w:t>
      </w:r>
      <w:r w:rsidDel="00000000" w:rsidR="00000000" w:rsidRPr="00000000">
        <w:rPr>
          <w:rFonts w:ascii="Open Sans" w:cs="Open Sans" w:eastAsia="Open Sans" w:hAnsi="Open Sans"/>
          <w:rtl w:val="0"/>
        </w:rPr>
        <w:t xml:space="preserve">3</w:t>
      </w:r>
      <w:r w:rsidDel="00000000" w:rsidR="00000000" w:rsidRPr="00000000">
        <w:rPr>
          <w:rtl w:val="0"/>
        </w:rPr>
      </w:r>
    </w:p>
    <w:p w:rsidR="00000000" w:rsidDel="00000000" w:rsidP="00000000" w:rsidRDefault="00000000" w:rsidRPr="00000000" w14:paraId="00000033">
      <w:pPr>
        <w:pageBreakBefore w:val="0"/>
        <w:numPr>
          <w:ilvl w:val="0"/>
          <w:numId w:val="2"/>
        </w:numPr>
        <w:spacing w:line="360" w:lineRule="auto"/>
        <w:ind w:left="720" w:right="-6.259842519683616" w:hanging="36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Clases virtuales en nuestro campus Playground: 18</w:t>
      </w:r>
    </w:p>
    <w:p w:rsidR="00000000" w:rsidDel="00000000" w:rsidP="00000000" w:rsidRDefault="00000000" w:rsidRPr="00000000" w14:paraId="00000034">
      <w:pPr>
        <w:pageBreakBefore w:val="0"/>
        <w:numPr>
          <w:ilvl w:val="0"/>
          <w:numId w:val="2"/>
        </w:numPr>
        <w:spacing w:line="360" w:lineRule="auto"/>
        <w:ind w:left="720" w:right="-6.259842519683616" w:hanging="36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Cantidad de clases en vivo: 18</w:t>
      </w:r>
    </w:p>
    <w:p w:rsidR="00000000" w:rsidDel="00000000" w:rsidP="00000000" w:rsidRDefault="00000000" w:rsidRPr="00000000" w14:paraId="00000035">
      <w:pPr>
        <w:pageBreakBefore w:val="0"/>
        <w:spacing w:line="360" w:lineRule="auto"/>
        <w:ind w:left="0" w:right="-6.259842519683616"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pageBreakBefore w:val="0"/>
        <w:spacing w:line="360" w:lineRule="auto"/>
        <w:ind w:left="0" w:right="-6.259842519683616" w:firstLine="0"/>
        <w:jc w:val="both"/>
        <w:rPr>
          <w:rFonts w:ascii="Open Sans" w:cs="Open Sans" w:eastAsia="Open Sans" w:hAnsi="Open Sans"/>
        </w:rPr>
      </w:pPr>
      <w:r w:rsidDel="00000000" w:rsidR="00000000" w:rsidRPr="00000000">
        <w:rPr>
          <w:rFonts w:ascii="Rajdhani" w:cs="Rajdhani" w:eastAsia="Rajdhani" w:hAnsi="Rajdhani"/>
          <w:b w:val="1"/>
          <w:sz w:val="38"/>
          <w:szCs w:val="38"/>
          <w:rtl w:val="0"/>
        </w:rPr>
        <w:t xml:space="preserve">Requisitos y correlatividades</w:t>
      </w:r>
      <w:r w:rsidDel="00000000" w:rsidR="00000000" w:rsidRPr="00000000">
        <w:rPr>
          <w:rtl w:val="0"/>
        </w:rPr>
      </w:r>
    </w:p>
    <w:p w:rsidR="00000000" w:rsidDel="00000000" w:rsidP="00000000" w:rsidRDefault="00000000" w:rsidRPr="00000000" w14:paraId="00000037">
      <w:pPr>
        <w:pageBreakBefore w:val="0"/>
        <w:spacing w:line="360" w:lineRule="auto"/>
        <w:ind w:left="0" w:right="-6.259842519683616" w:firstLine="0"/>
        <w:jc w:val="both"/>
        <w:rPr>
          <w:rFonts w:ascii="Open Sans" w:cs="Open Sans" w:eastAsia="Open Sans" w:hAnsi="Open Sans"/>
        </w:rPr>
      </w:pPr>
      <w:r w:rsidDel="00000000" w:rsidR="00000000" w:rsidRPr="00000000">
        <w:rPr>
          <w:rFonts w:ascii="Open Sans" w:cs="Open Sans" w:eastAsia="Open Sans" w:hAnsi="Open Sans"/>
          <w:sz w:val="22"/>
          <w:szCs w:val="22"/>
          <w:rtl w:val="0"/>
        </w:rPr>
        <w:t xml:space="preserve">¿Qué materias tiene que tener </w:t>
      </w:r>
      <w:r w:rsidDel="00000000" w:rsidR="00000000" w:rsidRPr="00000000">
        <w:rPr>
          <w:rFonts w:ascii="Open Sans" w:cs="Open Sans" w:eastAsia="Open Sans" w:hAnsi="Open Sans"/>
          <w:rtl w:val="0"/>
        </w:rPr>
        <w:t xml:space="preserve">aprobada </w:t>
      </w:r>
      <w:r w:rsidDel="00000000" w:rsidR="00000000" w:rsidRPr="00000000">
        <w:rPr>
          <w:rFonts w:ascii="Open Sans" w:cs="Open Sans" w:eastAsia="Open Sans" w:hAnsi="Open Sans"/>
          <w:sz w:val="22"/>
          <w:szCs w:val="22"/>
          <w:rtl w:val="0"/>
        </w:rPr>
        <w:t xml:space="preserve">el alumno previamente?</w:t>
      </w:r>
      <w:r w:rsidDel="00000000" w:rsidR="00000000" w:rsidRPr="00000000">
        <w:rPr>
          <w:rtl w:val="0"/>
        </w:rPr>
      </w:r>
    </w:p>
    <w:p w:rsidR="00000000" w:rsidDel="00000000" w:rsidP="00000000" w:rsidRDefault="00000000" w:rsidRPr="00000000" w14:paraId="00000038">
      <w:pPr>
        <w:pageBreakBefore w:val="0"/>
        <w:numPr>
          <w:ilvl w:val="0"/>
          <w:numId w:val="5"/>
        </w:numPr>
        <w:spacing w:line="360" w:lineRule="auto"/>
        <w:ind w:left="720" w:right="-6.259842519683616"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Introducción a la Informática (Bimestre 1, Año 1)</w:t>
      </w:r>
    </w:p>
    <w:p w:rsidR="00000000" w:rsidDel="00000000" w:rsidP="00000000" w:rsidRDefault="00000000" w:rsidRPr="00000000" w14:paraId="00000039">
      <w:pPr>
        <w:pageBreakBefore w:val="0"/>
        <w:numPr>
          <w:ilvl w:val="0"/>
          <w:numId w:val="5"/>
        </w:numPr>
        <w:spacing w:line="360" w:lineRule="auto"/>
        <w:ind w:left="720" w:right="-6.259842519683616"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Programación Imperativa  (Bimestre 1, Año 1)</w:t>
      </w:r>
    </w:p>
    <w:p w:rsidR="00000000" w:rsidDel="00000000" w:rsidP="00000000" w:rsidRDefault="00000000" w:rsidRPr="00000000" w14:paraId="0000003A">
      <w:pPr>
        <w:pageBreakBefore w:val="0"/>
        <w:spacing w:line="360" w:lineRule="auto"/>
        <w:ind w:left="0" w:right="-6.259842519683616"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¿Qué materias cursa después?</w:t>
      </w:r>
    </w:p>
    <w:p w:rsidR="00000000" w:rsidDel="00000000" w:rsidP="00000000" w:rsidRDefault="00000000" w:rsidRPr="00000000" w14:paraId="0000003B">
      <w:pPr>
        <w:pageBreakBefore w:val="0"/>
        <w:numPr>
          <w:ilvl w:val="0"/>
          <w:numId w:val="8"/>
        </w:numPr>
        <w:spacing w:line="360" w:lineRule="auto"/>
        <w:ind w:left="720" w:right="-6.259842519683616"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Proyecto Integrador (Bimestre 4, Año 1)</w:t>
      </w:r>
    </w:p>
    <w:p w:rsidR="00000000" w:rsidDel="00000000" w:rsidP="00000000" w:rsidRDefault="00000000" w:rsidRPr="00000000" w14:paraId="0000003C">
      <w:pPr>
        <w:pageBreakBefore w:val="0"/>
        <w:numPr>
          <w:ilvl w:val="0"/>
          <w:numId w:val="8"/>
        </w:numPr>
        <w:spacing w:line="360" w:lineRule="auto"/>
        <w:ind w:left="720" w:right="-6.259842519683616"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Testing II (Bimestre 2, Año 2)</w:t>
      </w:r>
    </w:p>
    <w:p w:rsidR="00000000" w:rsidDel="00000000" w:rsidP="00000000" w:rsidRDefault="00000000" w:rsidRPr="00000000" w14:paraId="0000003D">
      <w:pPr>
        <w:pageBreakBefore w:val="0"/>
        <w:spacing w:line="360" w:lineRule="auto"/>
        <w:ind w:left="0" w:right="-6.259842519683616"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pageBreakBefore w:val="0"/>
        <w:spacing w:line="360" w:lineRule="auto"/>
        <w:ind w:left="0" w:right="-6.259842519683616" w:firstLine="0"/>
        <w:jc w:val="both"/>
        <w:rPr>
          <w:rFonts w:ascii="Open Sans" w:cs="Open Sans" w:eastAsia="Open Sans" w:hAnsi="Open Sans"/>
        </w:rPr>
      </w:pPr>
      <w:r w:rsidDel="00000000" w:rsidR="00000000" w:rsidRPr="00000000">
        <w:rPr>
          <w:rFonts w:ascii="Rajdhani" w:cs="Rajdhani" w:eastAsia="Rajdhani" w:hAnsi="Rajdhani"/>
          <w:b w:val="1"/>
          <w:sz w:val="38"/>
          <w:szCs w:val="38"/>
          <w:rtl w:val="0"/>
        </w:rPr>
        <w:t xml:space="preserve">Modalidad de trabajo</w:t>
      </w:r>
      <w:r w:rsidDel="00000000" w:rsidR="00000000" w:rsidRPr="00000000">
        <w:rPr>
          <w:rtl w:val="0"/>
        </w:rPr>
      </w:r>
    </w:p>
    <w:p w:rsidR="00000000" w:rsidDel="00000000" w:rsidP="00000000" w:rsidRDefault="00000000" w:rsidRPr="00000000" w14:paraId="0000003F">
      <w:pPr>
        <w:pageBreakBefore w:val="0"/>
        <w:spacing w:line="360" w:lineRule="auto"/>
        <w:ind w:left="0" w:right="-6.259842519683616"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Nuestra propuesta educativa está diseñada especialmente para esta modalidad 100% a distancia, mediante un aprendizaje activo y colaborativo siguiendo nuestro pilar de "aprender haciendo".</w:t>
      </w:r>
    </w:p>
    <w:p w:rsidR="00000000" w:rsidDel="00000000" w:rsidP="00000000" w:rsidRDefault="00000000" w:rsidRPr="00000000" w14:paraId="00000040">
      <w:pPr>
        <w:pageBreakBefore w:val="0"/>
        <w:spacing w:line="360" w:lineRule="auto"/>
        <w:ind w:left="0" w:right="-6.259842519683616"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entornos de aprendizaje son tanto sincrónicos como asincrónicos, con un enfoque que vincula teoría y práctica, por lo que ambas están presentes en todo momento.</w:t>
      </w:r>
    </w:p>
    <w:p w:rsidR="00000000" w:rsidDel="00000000" w:rsidP="00000000" w:rsidRDefault="00000000" w:rsidRPr="00000000" w14:paraId="00000041">
      <w:pPr>
        <w:pageBreakBefore w:val="0"/>
        <w:spacing w:line="360" w:lineRule="auto"/>
        <w:ind w:left="0" w:right="-6.259842519683616"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Contamos con un </w:t>
      </w:r>
      <w:r w:rsidDel="00000000" w:rsidR="00000000" w:rsidRPr="00000000">
        <w:rPr>
          <w:rFonts w:ascii="Open Sans" w:cs="Open Sans" w:eastAsia="Open Sans" w:hAnsi="Open Sans"/>
          <w:rtl w:val="0"/>
        </w:rPr>
        <w:t xml:space="preserve">c</w:t>
      </w:r>
      <w:r w:rsidDel="00000000" w:rsidR="00000000" w:rsidRPr="00000000">
        <w:rPr>
          <w:rFonts w:ascii="Open Sans" w:cs="Open Sans" w:eastAsia="Open Sans" w:hAnsi="Open Sans"/>
          <w:sz w:val="22"/>
          <w:szCs w:val="22"/>
          <w:rtl w:val="0"/>
        </w:rPr>
        <w:t xml:space="preserve">ampus virtual propio en el cual vamos a encontrar actividades, videos, presentaciones y recursos interactivos con instancias de trabajo individual y en equipo para profundizar en cada uno de los conceptos. </w:t>
      </w:r>
    </w:p>
    <w:p w:rsidR="00000000" w:rsidDel="00000000" w:rsidP="00000000" w:rsidRDefault="00000000" w:rsidRPr="00000000" w14:paraId="00000042">
      <w:pPr>
        <w:pageBreakBefore w:val="0"/>
        <w:spacing w:line="360" w:lineRule="auto"/>
        <w:ind w:left="0" w:right="-6.259842519683616"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Además, realizaremos encuentros online y en vivo con el grupo de estudiantes y docentes, a los que podremos sumarnos desde donde estemos a través de una plataforma</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sz w:val="22"/>
          <w:szCs w:val="22"/>
          <w:rtl w:val="0"/>
        </w:rPr>
        <w:t xml:space="preserve">de videoconferencias con nuestra cámara y micrófono para generar una experiencia cercana. </w:t>
      </w:r>
    </w:p>
    <w:p w:rsidR="00000000" w:rsidDel="00000000" w:rsidP="00000000" w:rsidRDefault="00000000" w:rsidRPr="00000000" w14:paraId="00000043">
      <w:pPr>
        <w:pageBreakBefore w:val="0"/>
        <w:spacing w:line="360" w:lineRule="auto"/>
        <w:ind w:left="0" w:right="-6.259842519683616"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4">
      <w:pPr>
        <w:pageBreakBefore w:val="0"/>
        <w:spacing w:line="360" w:lineRule="auto"/>
        <w:ind w:right="-6.259842519683616"/>
        <w:jc w:val="both"/>
        <w:rPr>
          <w:rFonts w:ascii="Rajdhani" w:cs="Rajdhani" w:eastAsia="Rajdhani" w:hAnsi="Rajdhani"/>
          <w:b w:val="1"/>
          <w:sz w:val="36"/>
          <w:szCs w:val="36"/>
        </w:rPr>
      </w:pPr>
      <w:r w:rsidDel="00000000" w:rsidR="00000000" w:rsidRPr="00000000">
        <w:rPr>
          <w:rFonts w:ascii="Rajdhani" w:cs="Rajdhani" w:eastAsia="Rajdhani" w:hAnsi="Rajdhani"/>
          <w:b w:val="1"/>
          <w:sz w:val="36"/>
          <w:szCs w:val="36"/>
          <w:rtl w:val="0"/>
        </w:rPr>
        <w:t xml:space="preserve">Metodología de evaluación</w:t>
      </w:r>
    </w:p>
    <w:p w:rsidR="00000000" w:rsidDel="00000000" w:rsidP="00000000" w:rsidRDefault="00000000" w:rsidRPr="00000000" w14:paraId="00000045">
      <w:pPr>
        <w:pageBreakBefore w:val="0"/>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evaluación formativa es un proceso continuo que genera información sobre la formación de nuestros estudiantes y de nosotros como educadores. </w:t>
      </w:r>
    </w:p>
    <w:p w:rsidR="00000000" w:rsidDel="00000000" w:rsidP="00000000" w:rsidRDefault="00000000" w:rsidRPr="00000000" w14:paraId="00000046">
      <w:pPr>
        <w:pageBreakBefore w:val="0"/>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 su vez, se genera conocimiento de carácter retroalimentador, es decir, tiene una función de conocimiento ya que nos permite conocer acerca de los procesos de enseñanza y aprendizaje También tiene una función de mejora continua porque nos permite saber en qué parte del proceso nos encontramos, validar si continuamos por el camino planificado o necesitamos tomar nuevas decisiones para cumplir los objetivos propuestos. </w:t>
      </w:r>
    </w:p>
    <w:p w:rsidR="00000000" w:rsidDel="00000000" w:rsidP="00000000" w:rsidRDefault="00000000" w:rsidRPr="00000000" w14:paraId="00000047">
      <w:pPr>
        <w:pageBreakBefore w:val="0"/>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Por último, la evaluación desempeña un papel importante en términos de promover el desarrollo de competencias muy valiosas. </w:t>
      </w:r>
    </w:p>
    <w:p w:rsidR="00000000" w:rsidDel="00000000" w:rsidP="00000000" w:rsidRDefault="00000000" w:rsidRPr="00000000" w14:paraId="00000048">
      <w:pPr>
        <w:pageBreakBefore w:val="0"/>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Nuestro objetivo es corrernos de la evaluación tradicional, donde muchas veces resulta un momento difícil, aburrido y tenso. Para ello, vamos a utilizar la gamificación, la cual es una técnica donde se aplican elementos de juego para que el contenido sea más atractivo, los participantes se sientan motivados e inmersos en el proceso, utilicen los contenidos de aprendizaje como retos que realmente quieren superar y aprendan del error. </w:t>
      </w:r>
    </w:p>
    <w:p w:rsidR="00000000" w:rsidDel="00000000" w:rsidP="00000000" w:rsidRDefault="00000000" w:rsidRPr="00000000" w14:paraId="00000049">
      <w:pPr>
        <w:pageBreakBefore w:val="0"/>
        <w:spacing w:line="36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A su vez, para registrar dicha formación, se utiliza un conjunto de instrumentos, para los cuales es fundamental utilizar la mayor variedad posible y técnicas de análisis.</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4A">
      <w:pPr>
        <w:pageBreakBefore w:val="0"/>
        <w:spacing w:line="360" w:lineRule="auto"/>
        <w:ind w:right="-6.259842519683616"/>
        <w:jc w:val="both"/>
        <w:rPr>
          <w:rFonts w:ascii="Open Sans" w:cs="Open Sans" w:eastAsia="Open Sans" w:hAnsi="Open Sans"/>
          <w:b w:val="1"/>
          <w:u w:val="single"/>
        </w:rPr>
      </w:pPr>
      <w:r w:rsidDel="00000000" w:rsidR="00000000" w:rsidRPr="00000000">
        <w:rPr>
          <w:rtl w:val="0"/>
        </w:rPr>
      </w:r>
    </w:p>
    <w:p w:rsidR="00000000" w:rsidDel="00000000" w:rsidP="00000000" w:rsidRDefault="00000000" w:rsidRPr="00000000" w14:paraId="0000004B">
      <w:pPr>
        <w:pageBreakBefore w:val="0"/>
        <w:spacing w:line="360" w:lineRule="auto"/>
        <w:ind w:right="-6.259842519683616"/>
        <w:jc w:val="both"/>
        <w:rPr>
          <w:rFonts w:ascii="Rajdhani" w:cs="Rajdhani" w:eastAsia="Rajdhani" w:hAnsi="Rajdhani"/>
          <w:b w:val="1"/>
          <w:sz w:val="36"/>
          <w:szCs w:val="36"/>
        </w:rPr>
      </w:pPr>
      <w:r w:rsidDel="00000000" w:rsidR="00000000" w:rsidRPr="00000000">
        <w:rPr>
          <w:rFonts w:ascii="Rajdhani" w:cs="Rajdhani" w:eastAsia="Rajdhani" w:hAnsi="Rajdhani"/>
          <w:b w:val="1"/>
          <w:sz w:val="36"/>
          <w:szCs w:val="36"/>
          <w:rtl w:val="0"/>
        </w:rPr>
        <w:t xml:space="preserve">Criterios de aprobación</w:t>
      </w:r>
    </w:p>
    <w:p w:rsidR="00000000" w:rsidDel="00000000" w:rsidP="00000000" w:rsidRDefault="00000000" w:rsidRPr="00000000" w14:paraId="0000004C">
      <w:pPr>
        <w:pageBreakBefore w:val="0"/>
        <w:numPr>
          <w:ilvl w:val="0"/>
          <w:numId w:val="17"/>
        </w:numPr>
        <w:spacing w:line="36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Realizar las actividades de Playground (80% de completitud)</w:t>
      </w:r>
    </w:p>
    <w:p w:rsidR="00000000" w:rsidDel="00000000" w:rsidP="00000000" w:rsidRDefault="00000000" w:rsidRPr="00000000" w14:paraId="0000004D">
      <w:pPr>
        <w:pageBreakBefore w:val="0"/>
        <w:numPr>
          <w:ilvl w:val="0"/>
          <w:numId w:val="17"/>
        </w:numPr>
        <w:spacing w:line="36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Asistencia a los encuentros sincrónicos (90% de asistencia)* </w:t>
      </w:r>
    </w:p>
    <w:p w:rsidR="00000000" w:rsidDel="00000000" w:rsidP="00000000" w:rsidRDefault="00000000" w:rsidRPr="00000000" w14:paraId="0000004E">
      <w:pPr>
        <w:pageBreakBefore w:val="0"/>
        <w:numPr>
          <w:ilvl w:val="0"/>
          <w:numId w:val="17"/>
        </w:numPr>
        <w:spacing w:line="36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Obtener un puntaje de 7 o más en la evaluación final.</w:t>
      </w:r>
    </w:p>
    <w:p w:rsidR="00000000" w:rsidDel="00000000" w:rsidP="00000000" w:rsidRDefault="00000000" w:rsidRPr="00000000" w14:paraId="0000004F">
      <w:pPr>
        <w:pageBreakBefore w:val="0"/>
        <w:numPr>
          <w:ilvl w:val="0"/>
          <w:numId w:val="17"/>
        </w:numPr>
        <w:spacing w:line="36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Obtener un puntaje de 7 o más en la nota final de la materia.</w:t>
      </w:r>
      <w:r w:rsidDel="00000000" w:rsidR="00000000" w:rsidRPr="00000000">
        <w:rPr>
          <w:rtl w:val="0"/>
        </w:rPr>
      </w:r>
    </w:p>
    <w:p w:rsidR="00000000" w:rsidDel="00000000" w:rsidP="00000000" w:rsidRDefault="00000000" w:rsidRPr="00000000" w14:paraId="00000050">
      <w:pPr>
        <w:pageBreakBefore w:val="0"/>
        <w:spacing w:line="360" w:lineRule="auto"/>
        <w:ind w:right="-6.259842519683616"/>
        <w:jc w:val="both"/>
        <w:rPr>
          <w:rFonts w:ascii="Open Sans" w:cs="Open Sans" w:eastAsia="Open Sans" w:hAnsi="Open Sans"/>
          <w:highlight w:val="yellow"/>
        </w:rPr>
      </w:pPr>
      <w:r w:rsidDel="00000000" w:rsidR="00000000" w:rsidRPr="00000000">
        <w:rPr>
          <w:rtl w:val="0"/>
        </w:rPr>
      </w:r>
    </w:p>
    <w:p w:rsidR="00000000" w:rsidDel="00000000" w:rsidP="00000000" w:rsidRDefault="00000000" w:rsidRPr="00000000" w14:paraId="00000051">
      <w:pPr>
        <w:pageBreakBefore w:val="0"/>
        <w:spacing w:line="360" w:lineRule="auto"/>
        <w:ind w:right="-6.259842519683616"/>
        <w:jc w:val="both"/>
        <w:rPr>
          <w:rFonts w:ascii="Rajdhani" w:cs="Rajdhani" w:eastAsia="Rajdhani" w:hAnsi="Rajdhani"/>
          <w:b w:val="1"/>
          <w:sz w:val="38"/>
          <w:szCs w:val="38"/>
        </w:rPr>
      </w:pPr>
      <w:r w:rsidDel="00000000" w:rsidR="00000000" w:rsidRPr="00000000">
        <w:rPr>
          <w:rFonts w:ascii="Rajdhani" w:cs="Rajdhani" w:eastAsia="Rajdhani" w:hAnsi="Rajdhani"/>
          <w:b w:val="1"/>
          <w:sz w:val="38"/>
          <w:szCs w:val="38"/>
          <w:rtl w:val="0"/>
        </w:rPr>
        <w:t xml:space="preserve">Contenidos</w:t>
      </w:r>
    </w:p>
    <w:p w:rsidR="00000000" w:rsidDel="00000000" w:rsidP="00000000" w:rsidRDefault="00000000" w:rsidRPr="00000000" w14:paraId="00000052">
      <w:pPr>
        <w:pageBreakBefore w:val="0"/>
        <w:spacing w:line="360" w:lineRule="auto"/>
        <w:ind w:right="-6.259842519683616"/>
        <w:jc w:val="both"/>
        <w:rPr>
          <w:rFonts w:ascii="Rajdhani" w:cs="Rajdhani" w:eastAsia="Rajdhani" w:hAnsi="Rajdhani"/>
          <w:b w:val="1"/>
          <w:sz w:val="38"/>
          <w:szCs w:val="38"/>
        </w:rPr>
      </w:pPr>
      <w:r w:rsidDel="00000000" w:rsidR="00000000" w:rsidRPr="00000000">
        <w:rPr>
          <w:rtl w:val="0"/>
        </w:rPr>
      </w:r>
    </w:p>
    <w:p w:rsidR="00000000" w:rsidDel="00000000" w:rsidP="00000000" w:rsidRDefault="00000000" w:rsidRPr="00000000" w14:paraId="00000053">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1: Fundamentos de testing y Gestión de Defectos. </w:t>
      </w:r>
    </w:p>
    <w:p w:rsidR="00000000" w:rsidDel="00000000" w:rsidP="00000000" w:rsidRDefault="00000000" w:rsidRPr="00000000" w14:paraId="00000054">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Introducción al proceso de prueba tradicional. Comenzando con la historia de la prueba, lo que un tester debe tener en mente en sus actividades diarias, el proceso formal de pruebas y terminando con el conocimiento de los tipos y niveles de prueba para saber qué pruebas realizar de acuerdo al contexto del producto a probar. Uno de los objetivos principales de todo tester es encontrar defectos. También en este módulo se aprenderá qué es un defecto, cómo reportar y gestionar el mismo. </w:t>
      </w:r>
    </w:p>
    <w:p w:rsidR="00000000" w:rsidDel="00000000" w:rsidP="00000000" w:rsidRDefault="00000000" w:rsidRPr="00000000" w14:paraId="00000055">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 Primeros pasos</w:t>
      </w:r>
    </w:p>
    <w:p w:rsidR="00000000" w:rsidDel="00000000" w:rsidP="00000000" w:rsidRDefault="00000000" w:rsidRPr="00000000" w14:paraId="00000057">
      <w:pPr>
        <w:pageBreakBefore w:val="0"/>
        <w:numPr>
          <w:ilvl w:val="0"/>
          <w:numId w:val="18"/>
        </w:numPr>
        <w:spacing w:line="360" w:lineRule="auto"/>
        <w:ind w:left="720"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Un poco de historia</w:t>
      </w:r>
    </w:p>
    <w:p w:rsidR="00000000" w:rsidDel="00000000" w:rsidP="00000000" w:rsidRDefault="00000000" w:rsidRPr="00000000" w14:paraId="00000058">
      <w:pPr>
        <w:pageBreakBefore w:val="0"/>
        <w:numPr>
          <w:ilvl w:val="0"/>
          <w:numId w:val="12"/>
        </w:numPr>
        <w:spacing w:line="360" w:lineRule="auto"/>
        <w:ind w:left="720"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Los 7 principios del testing</w:t>
      </w:r>
    </w:p>
    <w:p w:rsidR="00000000" w:rsidDel="00000000" w:rsidP="00000000" w:rsidRDefault="00000000" w:rsidRPr="00000000" w14:paraId="00000059">
      <w:pPr>
        <w:pageBreakBefore w:val="0"/>
        <w:numPr>
          <w:ilvl w:val="0"/>
          <w:numId w:val="12"/>
        </w:numPr>
        <w:spacing w:line="360" w:lineRule="auto"/>
        <w:ind w:left="720"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Aspecto psicológico del testing</w:t>
      </w:r>
    </w:p>
    <w:p w:rsidR="00000000" w:rsidDel="00000000" w:rsidP="00000000" w:rsidRDefault="00000000" w:rsidRPr="00000000" w14:paraId="0000005A">
      <w:pPr>
        <w:pageBreakBefore w:val="0"/>
        <w:numPr>
          <w:ilvl w:val="0"/>
          <w:numId w:val="12"/>
        </w:numPr>
        <w:spacing w:line="360" w:lineRule="auto"/>
        <w:ind w:left="720"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Los 3 pilares del desarrollo de software</w:t>
      </w:r>
      <w:r w:rsidDel="00000000" w:rsidR="00000000" w:rsidRPr="00000000">
        <w:rPr>
          <w:rtl w:val="0"/>
        </w:rPr>
      </w:r>
    </w:p>
    <w:p w:rsidR="00000000" w:rsidDel="00000000" w:rsidP="00000000" w:rsidRDefault="00000000" w:rsidRPr="00000000" w14:paraId="0000005B">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5C">
      <w:pPr>
        <w:pageBreakBefore w:val="0"/>
        <w:spacing w:line="360" w:lineRule="auto"/>
        <w:ind w:right="-6.259842519683616"/>
        <w:jc w:val="both"/>
        <w:rPr>
          <w:rFonts w:ascii="Open Sans" w:cs="Open Sans" w:eastAsia="Open Sans" w:hAnsi="Open Sans"/>
        </w:rPr>
      </w:pPr>
      <w:r w:rsidDel="00000000" w:rsidR="00000000" w:rsidRPr="00000000">
        <w:rPr>
          <w:rFonts w:ascii="Rajdhani" w:cs="Rajdhani" w:eastAsia="Rajdhani" w:hAnsi="Rajdhani"/>
          <w:b w:val="1"/>
          <w:color w:val="434343"/>
          <w:sz w:val="30"/>
          <w:szCs w:val="30"/>
          <w:rtl w:val="0"/>
        </w:rPr>
        <w:t xml:space="preserve">Clase 2: Gestión de defectos</w:t>
      </w:r>
      <w:r w:rsidDel="00000000" w:rsidR="00000000" w:rsidRPr="00000000">
        <w:rPr>
          <w:rtl w:val="0"/>
        </w:rPr>
      </w:r>
    </w:p>
    <w:p w:rsidR="00000000" w:rsidDel="00000000" w:rsidP="00000000" w:rsidRDefault="00000000" w:rsidRPr="00000000" w14:paraId="0000005D">
      <w:pPr>
        <w:pageBreakBefore w:val="0"/>
        <w:numPr>
          <w:ilvl w:val="0"/>
          <w:numId w:val="1"/>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¿Qué es un defecto?</w:t>
      </w:r>
    </w:p>
    <w:p w:rsidR="00000000" w:rsidDel="00000000" w:rsidP="00000000" w:rsidRDefault="00000000" w:rsidRPr="00000000" w14:paraId="0000005E">
      <w:pPr>
        <w:pageBreakBefore w:val="0"/>
        <w:numPr>
          <w:ilvl w:val="0"/>
          <w:numId w:val="1"/>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Errores, defectos y fallas</w:t>
      </w:r>
    </w:p>
    <w:p w:rsidR="00000000" w:rsidDel="00000000" w:rsidP="00000000" w:rsidRDefault="00000000" w:rsidRPr="00000000" w14:paraId="0000005F">
      <w:pPr>
        <w:pageBreakBefore w:val="0"/>
        <w:numPr>
          <w:ilvl w:val="0"/>
          <w:numId w:val="1"/>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Ciclo de vida de un defecto</w:t>
      </w:r>
    </w:p>
    <w:p w:rsidR="00000000" w:rsidDel="00000000" w:rsidP="00000000" w:rsidRDefault="00000000" w:rsidRPr="00000000" w14:paraId="00000060">
      <w:pPr>
        <w:pageBreakBefore w:val="0"/>
        <w:numPr>
          <w:ilvl w:val="0"/>
          <w:numId w:val="1"/>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Gestión</w:t>
      </w:r>
      <w:r w:rsidDel="00000000" w:rsidR="00000000" w:rsidRPr="00000000">
        <w:rPr>
          <w:rFonts w:ascii="Open Sans" w:cs="Open Sans" w:eastAsia="Open Sans" w:hAnsi="Open Sans"/>
          <w:color w:val="434343"/>
          <w:rtl w:val="0"/>
        </w:rPr>
        <w:t xml:space="preserve"> de defectos</w:t>
      </w:r>
      <w:r w:rsidDel="00000000" w:rsidR="00000000" w:rsidRPr="00000000">
        <w:rPr>
          <w:rtl w:val="0"/>
        </w:rPr>
      </w:r>
    </w:p>
    <w:p w:rsidR="00000000" w:rsidDel="00000000" w:rsidP="00000000" w:rsidRDefault="00000000" w:rsidRPr="00000000" w14:paraId="00000061">
      <w:pPr>
        <w:pageBreakBefore w:val="0"/>
        <w:numPr>
          <w:ilvl w:val="0"/>
          <w:numId w:val="1"/>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Grandes empresas - Grandes defectos</w:t>
      </w:r>
    </w:p>
    <w:p w:rsidR="00000000" w:rsidDel="00000000" w:rsidP="00000000" w:rsidRDefault="00000000" w:rsidRPr="00000000" w14:paraId="00000062">
      <w:pPr>
        <w:pageBreakBefore w:val="0"/>
        <w:spacing w:line="360" w:lineRule="auto"/>
        <w:ind w:left="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63">
      <w:pPr>
        <w:pageBreakBefore w:val="0"/>
        <w:spacing w:line="360" w:lineRule="auto"/>
        <w:ind w:left="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64">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2: Diseño e implementación de la prueba</w:t>
      </w:r>
    </w:p>
    <w:p w:rsidR="00000000" w:rsidDel="00000000" w:rsidP="00000000" w:rsidRDefault="00000000" w:rsidRPr="00000000" w14:paraId="00000065">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Durante el diseño de la prueba, las condiciones de prueba se transforman en casos de prueba. En este módulo se presentan las distintas técnicas de prueba para generar un caso de prueba eficiente.</w:t>
      </w:r>
    </w:p>
    <w:p w:rsidR="00000000" w:rsidDel="00000000" w:rsidP="00000000" w:rsidRDefault="00000000" w:rsidRPr="00000000" w14:paraId="00000066">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Durante la etapa de implementación de la prueba debemos ser capaces de contestar la siguiente pregunta, ¿está todo preparado para realizar la prueba? Luego de realizar las configuraciones necesarias se procede a la ejecución de las pruebas. En este módulo conoceremos cómo organizar, controlar y reportar la ejecución de las pruebas.</w:t>
      </w:r>
    </w:p>
    <w:p w:rsidR="00000000" w:rsidDel="00000000" w:rsidP="00000000" w:rsidRDefault="00000000" w:rsidRPr="00000000" w14:paraId="00000067">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pageBreakBefore w:val="0"/>
        <w:spacing w:line="360" w:lineRule="auto"/>
        <w:ind w:left="0" w:firstLine="0"/>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3:</w:t>
      </w:r>
      <w:r w:rsidDel="00000000" w:rsidR="00000000" w:rsidRPr="00000000">
        <w:rPr>
          <w:rFonts w:ascii="Open Sans" w:cs="Open Sans" w:eastAsia="Open Sans" w:hAnsi="Open Sans"/>
          <w:rtl w:val="0"/>
        </w:rPr>
        <w:t xml:space="preserve"> </w:t>
      </w:r>
      <w:r w:rsidDel="00000000" w:rsidR="00000000" w:rsidRPr="00000000">
        <w:rPr>
          <w:rFonts w:ascii="Rajdhani" w:cs="Rajdhani" w:eastAsia="Rajdhani" w:hAnsi="Rajdhani"/>
          <w:b w:val="1"/>
          <w:color w:val="434343"/>
          <w:sz w:val="30"/>
          <w:szCs w:val="30"/>
          <w:rtl w:val="0"/>
        </w:rPr>
        <w:t xml:space="preserve">Diseño de la prueba</w:t>
      </w:r>
    </w:p>
    <w:p w:rsidR="00000000" w:rsidDel="00000000" w:rsidP="00000000" w:rsidRDefault="00000000" w:rsidRPr="00000000" w14:paraId="00000069">
      <w:pPr>
        <w:pageBreakBefore w:val="0"/>
        <w:numPr>
          <w:ilvl w:val="0"/>
          <w:numId w:val="6"/>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Casos de prueba</w:t>
      </w:r>
    </w:p>
    <w:p w:rsidR="00000000" w:rsidDel="00000000" w:rsidP="00000000" w:rsidRDefault="00000000" w:rsidRPr="00000000" w14:paraId="0000006A">
      <w:pPr>
        <w:pageBreakBefore w:val="0"/>
        <w:numPr>
          <w:ilvl w:val="0"/>
          <w:numId w:val="6"/>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Testing negativo vs testing positivo</w:t>
      </w:r>
    </w:p>
    <w:p w:rsidR="00000000" w:rsidDel="00000000" w:rsidP="00000000" w:rsidRDefault="00000000" w:rsidRPr="00000000" w14:paraId="0000006B">
      <w:pPr>
        <w:pageBreakBefore w:val="0"/>
        <w:numPr>
          <w:ilvl w:val="0"/>
          <w:numId w:val="6"/>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“Happy Path”</w:t>
      </w:r>
    </w:p>
    <w:p w:rsidR="00000000" w:rsidDel="00000000" w:rsidP="00000000" w:rsidRDefault="00000000" w:rsidRPr="00000000" w14:paraId="0000006C">
      <w:pPr>
        <w:pageBreakBefore w:val="0"/>
        <w:numPr>
          <w:ilvl w:val="0"/>
          <w:numId w:val="6"/>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Casos de Uso</w:t>
      </w:r>
    </w:p>
    <w:p w:rsidR="00000000" w:rsidDel="00000000" w:rsidP="00000000" w:rsidRDefault="00000000" w:rsidRPr="00000000" w14:paraId="0000006D">
      <w:pPr>
        <w:pageBreakBefore w:val="0"/>
        <w:spacing w:line="360" w:lineRule="auto"/>
        <w:ind w:right="-6.259842519683616"/>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6E">
      <w:pPr>
        <w:pageBreakBefore w:val="0"/>
        <w:spacing w:line="360" w:lineRule="auto"/>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4:</w:t>
      </w:r>
      <w:r w:rsidDel="00000000" w:rsidR="00000000" w:rsidRPr="00000000">
        <w:rPr>
          <w:rFonts w:ascii="Open Sans" w:cs="Open Sans" w:eastAsia="Open Sans" w:hAnsi="Open Sans"/>
          <w:rtl w:val="0"/>
        </w:rPr>
        <w:t xml:space="preserve"> </w:t>
      </w:r>
      <w:r w:rsidDel="00000000" w:rsidR="00000000" w:rsidRPr="00000000">
        <w:rPr>
          <w:rFonts w:ascii="Rajdhani" w:cs="Rajdhani" w:eastAsia="Rajdhani" w:hAnsi="Rajdhani"/>
          <w:b w:val="1"/>
          <w:color w:val="434343"/>
          <w:sz w:val="30"/>
          <w:szCs w:val="30"/>
          <w:rtl w:val="0"/>
        </w:rPr>
        <w:t xml:space="preserve"> Niveles y Tipos de Prueba</w:t>
      </w:r>
    </w:p>
    <w:p w:rsidR="00000000" w:rsidDel="00000000" w:rsidP="00000000" w:rsidRDefault="00000000" w:rsidRPr="00000000" w14:paraId="0000006F">
      <w:pPr>
        <w:pageBreakBefore w:val="0"/>
        <w:numPr>
          <w:ilvl w:val="0"/>
          <w:numId w:val="6"/>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Modelos de Desarrollo de Software</w:t>
      </w:r>
    </w:p>
    <w:p w:rsidR="00000000" w:rsidDel="00000000" w:rsidP="00000000" w:rsidRDefault="00000000" w:rsidRPr="00000000" w14:paraId="00000070">
      <w:pPr>
        <w:pageBreakBefore w:val="0"/>
        <w:numPr>
          <w:ilvl w:val="0"/>
          <w:numId w:val="6"/>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Niveles de Prueba</w:t>
      </w:r>
    </w:p>
    <w:p w:rsidR="00000000" w:rsidDel="00000000" w:rsidP="00000000" w:rsidRDefault="00000000" w:rsidRPr="00000000" w14:paraId="00000071">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de Componente </w:t>
      </w:r>
    </w:p>
    <w:p w:rsidR="00000000" w:rsidDel="00000000" w:rsidP="00000000" w:rsidRDefault="00000000" w:rsidRPr="00000000" w14:paraId="00000072">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de Integración </w:t>
      </w:r>
    </w:p>
    <w:p w:rsidR="00000000" w:rsidDel="00000000" w:rsidP="00000000" w:rsidRDefault="00000000" w:rsidRPr="00000000" w14:paraId="00000073">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de Sistema </w:t>
      </w:r>
    </w:p>
    <w:p w:rsidR="00000000" w:rsidDel="00000000" w:rsidP="00000000" w:rsidRDefault="00000000" w:rsidRPr="00000000" w14:paraId="00000074">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de Aceptación</w:t>
      </w:r>
    </w:p>
    <w:p w:rsidR="00000000" w:rsidDel="00000000" w:rsidP="00000000" w:rsidRDefault="00000000" w:rsidRPr="00000000" w14:paraId="00000075">
      <w:pPr>
        <w:pageBreakBefore w:val="0"/>
        <w:numPr>
          <w:ilvl w:val="0"/>
          <w:numId w:val="6"/>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Tipos de Prueba</w:t>
      </w:r>
    </w:p>
    <w:p w:rsidR="00000000" w:rsidDel="00000000" w:rsidP="00000000" w:rsidRDefault="00000000" w:rsidRPr="00000000" w14:paraId="00000076">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Funcional</w:t>
      </w:r>
    </w:p>
    <w:p w:rsidR="00000000" w:rsidDel="00000000" w:rsidP="00000000" w:rsidRDefault="00000000" w:rsidRPr="00000000" w14:paraId="00000077">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No Funcional</w:t>
      </w:r>
    </w:p>
    <w:p w:rsidR="00000000" w:rsidDel="00000000" w:rsidP="00000000" w:rsidRDefault="00000000" w:rsidRPr="00000000" w14:paraId="00000078">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Estructural</w:t>
      </w:r>
    </w:p>
    <w:p w:rsidR="00000000" w:rsidDel="00000000" w:rsidP="00000000" w:rsidRDefault="00000000" w:rsidRPr="00000000" w14:paraId="00000079">
      <w:pPr>
        <w:pageBreakBefore w:val="0"/>
        <w:numPr>
          <w:ilvl w:val="1"/>
          <w:numId w:val="6"/>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 Asociada al Cambio</w:t>
      </w:r>
    </w:p>
    <w:p w:rsidR="00000000" w:rsidDel="00000000" w:rsidP="00000000" w:rsidRDefault="00000000" w:rsidRPr="00000000" w14:paraId="0000007A">
      <w:pPr>
        <w:pageBreakBefore w:val="0"/>
        <w:spacing w:line="360" w:lineRule="auto"/>
        <w:ind w:right="-6.259842519683616"/>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7B">
      <w:pPr>
        <w:pageBreakBefore w:val="0"/>
        <w:spacing w:line="360" w:lineRule="auto"/>
        <w:ind w:right="-6.259842519683616"/>
        <w:jc w:val="both"/>
        <w:rPr>
          <w:rFonts w:ascii="Open Sans" w:cs="Open Sans" w:eastAsia="Open Sans" w:hAnsi="Open Sans"/>
        </w:rPr>
      </w:pPr>
      <w:r w:rsidDel="00000000" w:rsidR="00000000" w:rsidRPr="00000000">
        <w:rPr>
          <w:rFonts w:ascii="Rajdhani" w:cs="Rajdhani" w:eastAsia="Rajdhani" w:hAnsi="Rajdhani"/>
          <w:b w:val="1"/>
          <w:color w:val="434343"/>
          <w:sz w:val="30"/>
          <w:szCs w:val="30"/>
          <w:rtl w:val="0"/>
        </w:rPr>
        <w:t xml:space="preserve">Clase 5: Técnicas de pruebas</w:t>
      </w:r>
      <w:r w:rsidDel="00000000" w:rsidR="00000000" w:rsidRPr="00000000">
        <w:rPr>
          <w:rtl w:val="0"/>
        </w:rPr>
      </w:r>
    </w:p>
    <w:p w:rsidR="00000000" w:rsidDel="00000000" w:rsidP="00000000" w:rsidRDefault="00000000" w:rsidRPr="00000000" w14:paraId="0000007C">
      <w:pPr>
        <w:pageBreakBefore w:val="0"/>
        <w:numPr>
          <w:ilvl w:val="0"/>
          <w:numId w:val="3"/>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Caja negra vs Caja blanca</w:t>
      </w:r>
    </w:p>
    <w:p w:rsidR="00000000" w:rsidDel="00000000" w:rsidP="00000000" w:rsidRDefault="00000000" w:rsidRPr="00000000" w14:paraId="0000007D">
      <w:pPr>
        <w:pageBreakBefore w:val="0"/>
        <w:numPr>
          <w:ilvl w:val="0"/>
          <w:numId w:val="3"/>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Análisis de valores límites</w:t>
      </w:r>
    </w:p>
    <w:p w:rsidR="00000000" w:rsidDel="00000000" w:rsidP="00000000" w:rsidRDefault="00000000" w:rsidRPr="00000000" w14:paraId="0000007E">
      <w:pPr>
        <w:pageBreakBefore w:val="0"/>
        <w:numPr>
          <w:ilvl w:val="0"/>
          <w:numId w:val="3"/>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Partición de equivalencia</w:t>
      </w:r>
    </w:p>
    <w:p w:rsidR="00000000" w:rsidDel="00000000" w:rsidP="00000000" w:rsidRDefault="00000000" w:rsidRPr="00000000" w14:paraId="0000007F">
      <w:pPr>
        <w:pageBreakBefore w:val="0"/>
        <w:numPr>
          <w:ilvl w:val="0"/>
          <w:numId w:val="3"/>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Prueba de tabla de decisión</w:t>
      </w:r>
    </w:p>
    <w:p w:rsidR="00000000" w:rsidDel="00000000" w:rsidP="00000000" w:rsidRDefault="00000000" w:rsidRPr="00000000" w14:paraId="00000080">
      <w:pPr>
        <w:pageBreakBefore w:val="0"/>
        <w:numPr>
          <w:ilvl w:val="0"/>
          <w:numId w:val="3"/>
        </w:numPr>
        <w:spacing w:line="360" w:lineRule="auto"/>
        <w:ind w:left="720" w:right="-6.259842519683616" w:hanging="360"/>
        <w:jc w:val="both"/>
        <w:rPr>
          <w:rFonts w:ascii="Open Sans" w:cs="Open Sans" w:eastAsia="Open Sans" w:hAnsi="Open Sans"/>
          <w:color w:val="434343"/>
          <w:highlight w:val="white"/>
        </w:rPr>
      </w:pPr>
      <w:r w:rsidDel="00000000" w:rsidR="00000000" w:rsidRPr="00000000">
        <w:rPr>
          <w:rFonts w:ascii="Open Sans" w:cs="Open Sans" w:eastAsia="Open Sans" w:hAnsi="Open Sans"/>
          <w:color w:val="434343"/>
          <w:highlight w:val="white"/>
          <w:rtl w:val="0"/>
        </w:rPr>
        <w:t xml:space="preserve">Prueba de transición de estados</w:t>
      </w:r>
    </w:p>
    <w:p w:rsidR="00000000" w:rsidDel="00000000" w:rsidP="00000000" w:rsidRDefault="00000000" w:rsidRPr="00000000" w14:paraId="00000081">
      <w:pPr>
        <w:pageBreakBefore w:val="0"/>
        <w:numPr>
          <w:ilvl w:val="0"/>
          <w:numId w:val="3"/>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Pruebas basadas en la experiencia</w:t>
      </w:r>
      <w:r w:rsidDel="00000000" w:rsidR="00000000" w:rsidRPr="00000000">
        <w:rPr>
          <w:rtl w:val="0"/>
        </w:rPr>
      </w:r>
    </w:p>
    <w:p w:rsidR="00000000" w:rsidDel="00000000" w:rsidP="00000000" w:rsidRDefault="00000000" w:rsidRPr="00000000" w14:paraId="00000082">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3">
      <w:pPr>
        <w:pageBreakBefore w:val="0"/>
        <w:spacing w:line="360" w:lineRule="auto"/>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6: Implementación y ejecución de la prueba</w:t>
      </w:r>
    </w:p>
    <w:p w:rsidR="00000000" w:rsidDel="00000000" w:rsidP="00000000" w:rsidRDefault="00000000" w:rsidRPr="00000000" w14:paraId="00000084">
      <w:pPr>
        <w:pageBreakBefore w:val="0"/>
        <w:numPr>
          <w:ilvl w:val="0"/>
          <w:numId w:val="13"/>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Ejecución de casos de prueba</w:t>
      </w:r>
    </w:p>
    <w:p w:rsidR="00000000" w:rsidDel="00000000" w:rsidP="00000000" w:rsidRDefault="00000000" w:rsidRPr="00000000" w14:paraId="00000085">
      <w:pPr>
        <w:pageBreakBefore w:val="0"/>
        <w:numPr>
          <w:ilvl w:val="0"/>
          <w:numId w:val="13"/>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Creación de suites</w:t>
        <w:tab/>
      </w:r>
    </w:p>
    <w:p w:rsidR="00000000" w:rsidDel="00000000" w:rsidP="00000000" w:rsidRDefault="00000000" w:rsidRPr="00000000" w14:paraId="00000086">
      <w:pPr>
        <w:pageBreakBefore w:val="0"/>
        <w:numPr>
          <w:ilvl w:val="0"/>
          <w:numId w:val="19"/>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Smoke suites</w:t>
      </w:r>
    </w:p>
    <w:p w:rsidR="00000000" w:rsidDel="00000000" w:rsidP="00000000" w:rsidRDefault="00000000" w:rsidRPr="00000000" w14:paraId="00000087">
      <w:pPr>
        <w:pageBreakBefore w:val="0"/>
        <w:numPr>
          <w:ilvl w:val="0"/>
          <w:numId w:val="19"/>
        </w:numPr>
        <w:spacing w:line="360" w:lineRule="auto"/>
        <w:ind w:left="144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Regression suites</w:t>
      </w:r>
    </w:p>
    <w:p w:rsidR="00000000" w:rsidDel="00000000" w:rsidP="00000000" w:rsidRDefault="00000000" w:rsidRPr="00000000" w14:paraId="00000088">
      <w:pPr>
        <w:pageBreakBefore w:val="0"/>
        <w:spacing w:line="360" w:lineRule="auto"/>
        <w:ind w:left="72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89">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3: Análisis y Planificación de la prueba</w:t>
      </w:r>
    </w:p>
    <w:p w:rsidR="00000000" w:rsidDel="00000000" w:rsidP="00000000" w:rsidRDefault="00000000" w:rsidRPr="00000000" w14:paraId="0000008A">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Durante el análisis de la prueba, se analiza la base de prueba para identificar "qué probar". Estas actividades de análisis de prueba no sólo verifican si los requisitos son consistentes, están debidamente expresados y son completos, sino que también validan si los requisitos satisfacen adecuadamente las necesidades de los clientes, usuarios y otros implicados.</w:t>
      </w:r>
    </w:p>
    <w:p w:rsidR="00000000" w:rsidDel="00000000" w:rsidP="00000000" w:rsidRDefault="00000000" w:rsidRPr="00000000" w14:paraId="0000008B">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La planificación de la prueba implica actividades que definen los objetivos de la prueba y el enfoque para cumplir con los objetivos de la prueba.</w:t>
      </w:r>
    </w:p>
    <w:p w:rsidR="00000000" w:rsidDel="00000000" w:rsidP="00000000" w:rsidRDefault="00000000" w:rsidRPr="00000000" w14:paraId="0000008C">
      <w:pPr>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En este módulo aprenderemos cómo estar involucrados en las pruebas desde etapas tempranas y cómo los distintos puntos de vista en los procesos de revisión ayudan a mejorar la calidad del producto. Además, aprenderemos cómo se organizan las pruebas a través de distintos entornos de trabajo hasta llegar al entregable final.</w:t>
      </w:r>
    </w:p>
    <w:p w:rsidR="00000000" w:rsidDel="00000000" w:rsidP="00000000" w:rsidRDefault="00000000" w:rsidRPr="00000000" w14:paraId="0000008D">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7: Pruebas estáticas y dinámicas</w:t>
      </w:r>
    </w:p>
    <w:p w:rsidR="00000000" w:rsidDel="00000000" w:rsidP="00000000" w:rsidRDefault="00000000" w:rsidRPr="00000000" w14:paraId="0000008F">
      <w:pPr>
        <w:pageBreakBefore w:val="0"/>
        <w:numPr>
          <w:ilvl w:val="0"/>
          <w:numId w:val="1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Pruebas estáticas</w:t>
      </w:r>
    </w:p>
    <w:p w:rsidR="00000000" w:rsidDel="00000000" w:rsidP="00000000" w:rsidRDefault="00000000" w:rsidRPr="00000000" w14:paraId="00000090">
      <w:pPr>
        <w:pageBreakBefore w:val="0"/>
        <w:numPr>
          <w:ilvl w:val="0"/>
          <w:numId w:val="1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Pruebas estáticas </w:t>
      </w:r>
      <w:r w:rsidDel="00000000" w:rsidR="00000000" w:rsidRPr="00000000">
        <w:rPr>
          <w:rFonts w:ascii="Open Sans" w:cs="Open Sans" w:eastAsia="Open Sans" w:hAnsi="Open Sans"/>
          <w:color w:val="434343"/>
          <w:rtl w:val="0"/>
        </w:rPr>
        <w:t xml:space="preserve">vs Pruebas</w:t>
      </w:r>
      <w:r w:rsidDel="00000000" w:rsidR="00000000" w:rsidRPr="00000000">
        <w:rPr>
          <w:rFonts w:ascii="Open Sans" w:cs="Open Sans" w:eastAsia="Open Sans" w:hAnsi="Open Sans"/>
          <w:color w:val="434343"/>
          <w:rtl w:val="0"/>
        </w:rPr>
        <w:t xml:space="preserve"> dinámicas</w:t>
      </w:r>
    </w:p>
    <w:p w:rsidR="00000000" w:rsidDel="00000000" w:rsidP="00000000" w:rsidRDefault="00000000" w:rsidRPr="00000000" w14:paraId="00000091">
      <w:pPr>
        <w:pageBreakBefore w:val="0"/>
        <w:numPr>
          <w:ilvl w:val="0"/>
          <w:numId w:val="1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Proceso de revisión</w:t>
      </w:r>
    </w:p>
    <w:p w:rsidR="00000000" w:rsidDel="00000000" w:rsidP="00000000" w:rsidRDefault="00000000" w:rsidRPr="00000000" w14:paraId="00000092">
      <w:pPr>
        <w:pageBreakBefore w:val="0"/>
        <w:numPr>
          <w:ilvl w:val="0"/>
          <w:numId w:val="1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Requerimientos</w:t>
      </w:r>
    </w:p>
    <w:p w:rsidR="00000000" w:rsidDel="00000000" w:rsidP="00000000" w:rsidRDefault="00000000" w:rsidRPr="00000000" w14:paraId="00000093">
      <w:pPr>
        <w:pageBreakBefore w:val="0"/>
        <w:spacing w:line="360" w:lineRule="auto"/>
        <w:ind w:left="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94">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4: Planificación de la prueba</w:t>
      </w:r>
    </w:p>
    <w:p w:rsidR="00000000" w:rsidDel="00000000" w:rsidP="00000000" w:rsidRDefault="00000000" w:rsidRPr="00000000" w14:paraId="00000095">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8: </w:t>
      </w:r>
      <w:r w:rsidDel="00000000" w:rsidR="00000000" w:rsidRPr="00000000">
        <w:rPr>
          <w:rFonts w:ascii="Rajdhani" w:cs="Rajdhani" w:eastAsia="Rajdhani" w:hAnsi="Rajdhani"/>
          <w:b w:val="1"/>
          <w:color w:val="434343"/>
          <w:sz w:val="30"/>
          <w:szCs w:val="30"/>
          <w:rtl w:val="0"/>
        </w:rPr>
        <w:t xml:space="preserve">Organización</w:t>
      </w:r>
      <w:r w:rsidDel="00000000" w:rsidR="00000000" w:rsidRPr="00000000">
        <w:rPr>
          <w:rFonts w:ascii="Rajdhani" w:cs="Rajdhani" w:eastAsia="Rajdhani" w:hAnsi="Rajdhani"/>
          <w:b w:val="1"/>
          <w:color w:val="434343"/>
          <w:sz w:val="30"/>
          <w:szCs w:val="30"/>
          <w:rtl w:val="0"/>
        </w:rPr>
        <w:t xml:space="preserve"> de la prueba</w:t>
      </w:r>
    </w:p>
    <w:p w:rsidR="00000000" w:rsidDel="00000000" w:rsidP="00000000" w:rsidRDefault="00000000" w:rsidRPr="00000000" w14:paraId="00000097">
      <w:pPr>
        <w:pageBreakBefore w:val="0"/>
        <w:numPr>
          <w:ilvl w:val="0"/>
          <w:numId w:val="4"/>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Pruebas en entornos de desarrollo</w:t>
      </w:r>
      <w:r w:rsidDel="00000000" w:rsidR="00000000" w:rsidRPr="00000000">
        <w:rPr>
          <w:rtl w:val="0"/>
        </w:rPr>
      </w:r>
    </w:p>
    <w:p w:rsidR="00000000" w:rsidDel="00000000" w:rsidP="00000000" w:rsidRDefault="00000000" w:rsidRPr="00000000" w14:paraId="00000098">
      <w:pPr>
        <w:pageBreakBefore w:val="0"/>
        <w:spacing w:line="360" w:lineRule="auto"/>
        <w:ind w:left="72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99">
      <w:pPr>
        <w:pageBreakBefore w:val="0"/>
        <w:spacing w:line="360" w:lineRule="auto"/>
        <w:jc w:val="both"/>
        <w:rPr>
          <w:rFonts w:ascii="Open Sans" w:cs="Open Sans" w:eastAsia="Open Sans" w:hAnsi="Open Sans"/>
          <w:color w:val="434343"/>
        </w:rPr>
      </w:pPr>
      <w:r w:rsidDel="00000000" w:rsidR="00000000" w:rsidRPr="00000000">
        <w:rPr>
          <w:rFonts w:ascii="Rajdhani" w:cs="Rajdhani" w:eastAsia="Rajdhani" w:hAnsi="Rajdhani"/>
          <w:b w:val="1"/>
          <w:color w:val="434343"/>
          <w:sz w:val="30"/>
          <w:szCs w:val="30"/>
          <w:rtl w:val="0"/>
        </w:rPr>
        <w:t xml:space="preserve">Clase 9:</w:t>
      </w:r>
      <w:r w:rsidDel="00000000" w:rsidR="00000000" w:rsidRPr="00000000">
        <w:rPr>
          <w:rFonts w:ascii="Open Sans" w:cs="Open Sans" w:eastAsia="Open Sans" w:hAnsi="Open Sans"/>
          <w:rtl w:val="0"/>
        </w:rPr>
        <w:t xml:space="preserve"> </w:t>
      </w:r>
      <w:r w:rsidDel="00000000" w:rsidR="00000000" w:rsidRPr="00000000">
        <w:rPr>
          <w:rFonts w:ascii="Rajdhani" w:cs="Rajdhani" w:eastAsia="Rajdhani" w:hAnsi="Rajdhani"/>
          <w:b w:val="1"/>
          <w:color w:val="434343"/>
          <w:sz w:val="30"/>
          <w:szCs w:val="30"/>
          <w:rtl w:val="0"/>
        </w:rPr>
        <w:t xml:space="preserve">Evaluación I </w:t>
      </w:r>
      <w:r w:rsidDel="00000000" w:rsidR="00000000" w:rsidRPr="00000000">
        <w:rPr>
          <w:rtl w:val="0"/>
        </w:rPr>
      </w:r>
    </w:p>
    <w:p w:rsidR="00000000" w:rsidDel="00000000" w:rsidP="00000000" w:rsidRDefault="00000000" w:rsidRPr="00000000" w14:paraId="0000009A">
      <w:pPr>
        <w:pageBreakBefore w:val="0"/>
        <w:spacing w:line="360" w:lineRule="auto"/>
        <w:ind w:left="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9B">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5: Unit Testing</w:t>
      </w:r>
    </w:p>
    <w:p w:rsidR="00000000" w:rsidDel="00000000" w:rsidP="00000000" w:rsidRDefault="00000000" w:rsidRPr="00000000" w14:paraId="0000009C">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Cuando hablamos de calidad sabemos que todo el equipo es responsable de la calidad del software, no solo los “testers”. En este módulo vamos a ponernos en el lugar de los desarrolladores y vamos a aprender cómo desde su lugar y mediante los test unitarios, hacen su aporte. Como vimos en un módulo anterior existen distintos Niveles de Prueba, en este módulo profundizaremos sobre el nivel de prueba de componentes.</w:t>
      </w:r>
    </w:p>
    <w:p w:rsidR="00000000" w:rsidDel="00000000" w:rsidP="00000000" w:rsidRDefault="00000000" w:rsidRPr="00000000" w14:paraId="0000009D">
      <w:pPr>
        <w:pageBreakBefore w:val="0"/>
        <w:spacing w:line="360" w:lineRule="auto"/>
        <w:ind w:left="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9E">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10: Introducción a JavaScript</w:t>
      </w:r>
      <w:r w:rsidDel="00000000" w:rsidR="00000000" w:rsidRPr="00000000">
        <w:rPr>
          <w:rtl w:val="0"/>
        </w:rPr>
      </w:r>
    </w:p>
    <w:p w:rsidR="00000000" w:rsidDel="00000000" w:rsidP="00000000" w:rsidRDefault="00000000" w:rsidRPr="00000000" w14:paraId="0000009F">
      <w:pPr>
        <w:numPr>
          <w:ilvl w:val="0"/>
          <w:numId w:val="14"/>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Repaso de JavaScript</w:t>
      </w:r>
    </w:p>
    <w:p w:rsidR="00000000" w:rsidDel="00000000" w:rsidP="00000000" w:rsidRDefault="00000000" w:rsidRPr="00000000" w14:paraId="000000A0">
      <w:pPr>
        <w:pageBreakBefore w:val="0"/>
        <w:numPr>
          <w:ilvl w:val="0"/>
          <w:numId w:val="14"/>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Node.js</w:t>
      </w:r>
    </w:p>
    <w:p w:rsidR="00000000" w:rsidDel="00000000" w:rsidP="00000000" w:rsidRDefault="00000000" w:rsidRPr="00000000" w14:paraId="000000A1">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2">
      <w:pPr>
        <w:pageBreakBefore w:val="0"/>
        <w:spacing w:line="360" w:lineRule="auto"/>
        <w:ind w:right="-6.259842519683616"/>
        <w:jc w:val="both"/>
        <w:rPr>
          <w:rFonts w:ascii="Open Sans" w:cs="Open Sans" w:eastAsia="Open Sans" w:hAnsi="Open Sans"/>
          <w:color w:val="434343"/>
        </w:rPr>
      </w:pPr>
      <w:r w:rsidDel="00000000" w:rsidR="00000000" w:rsidRPr="00000000">
        <w:rPr>
          <w:rFonts w:ascii="Rajdhani" w:cs="Rajdhani" w:eastAsia="Rajdhani" w:hAnsi="Rajdhani"/>
          <w:b w:val="1"/>
          <w:color w:val="434343"/>
          <w:sz w:val="30"/>
          <w:szCs w:val="30"/>
          <w:rtl w:val="0"/>
        </w:rPr>
        <w:t xml:space="preserve">Clase 11: Debugging</w:t>
      </w:r>
      <w:r w:rsidDel="00000000" w:rsidR="00000000" w:rsidRPr="00000000">
        <w:rPr>
          <w:rtl w:val="0"/>
        </w:rPr>
      </w:r>
    </w:p>
    <w:p w:rsidR="00000000" w:rsidDel="00000000" w:rsidP="00000000" w:rsidRDefault="00000000" w:rsidRPr="00000000" w14:paraId="000000A3">
      <w:pPr>
        <w:pageBreakBefore w:val="0"/>
        <w:numPr>
          <w:ilvl w:val="0"/>
          <w:numId w:val="14"/>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Debugging</w:t>
      </w:r>
    </w:p>
    <w:p w:rsidR="00000000" w:rsidDel="00000000" w:rsidP="00000000" w:rsidRDefault="00000000" w:rsidRPr="00000000" w14:paraId="000000A4">
      <w:pPr>
        <w:pageBreakBefore w:val="0"/>
        <w:numPr>
          <w:ilvl w:val="0"/>
          <w:numId w:val="14"/>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Introducción a la prueba de componente</w:t>
      </w:r>
    </w:p>
    <w:p w:rsidR="00000000" w:rsidDel="00000000" w:rsidP="00000000" w:rsidRDefault="00000000" w:rsidRPr="00000000" w14:paraId="000000A5">
      <w:pPr>
        <w:pageBreakBefore w:val="0"/>
        <w:spacing w:line="360" w:lineRule="auto"/>
        <w:ind w:left="0" w:right="-6.259842519683616" w:firstLine="0"/>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A6">
      <w:pPr>
        <w:pageBreakBefore w:val="0"/>
        <w:spacing w:line="360" w:lineRule="auto"/>
        <w:ind w:right="-6.259842519683616"/>
        <w:jc w:val="both"/>
        <w:rPr>
          <w:rFonts w:ascii="Open Sans" w:cs="Open Sans" w:eastAsia="Open Sans" w:hAnsi="Open Sans"/>
          <w:color w:val="434343"/>
        </w:rPr>
      </w:pPr>
      <w:r w:rsidDel="00000000" w:rsidR="00000000" w:rsidRPr="00000000">
        <w:rPr>
          <w:rFonts w:ascii="Rajdhani" w:cs="Rajdhani" w:eastAsia="Rajdhani" w:hAnsi="Rajdhani"/>
          <w:b w:val="1"/>
          <w:color w:val="434343"/>
          <w:sz w:val="30"/>
          <w:szCs w:val="30"/>
          <w:rtl w:val="0"/>
        </w:rPr>
        <w:t xml:space="preserve">Clase 12: Prueba de componente</w:t>
      </w:r>
      <w:r w:rsidDel="00000000" w:rsidR="00000000" w:rsidRPr="00000000">
        <w:rPr>
          <w:rtl w:val="0"/>
        </w:rPr>
      </w:r>
    </w:p>
    <w:p w:rsidR="00000000" w:rsidDel="00000000" w:rsidP="00000000" w:rsidRDefault="00000000" w:rsidRPr="00000000" w14:paraId="000000A7">
      <w:pPr>
        <w:pageBreakBefore w:val="0"/>
        <w:numPr>
          <w:ilvl w:val="0"/>
          <w:numId w:val="9"/>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Unit testing con Node.js y JEST</w:t>
      </w:r>
    </w:p>
    <w:p w:rsidR="00000000" w:rsidDel="00000000" w:rsidP="00000000" w:rsidRDefault="00000000" w:rsidRPr="00000000" w14:paraId="000000A8">
      <w:pPr>
        <w:pageBreakBefore w:val="0"/>
        <w:numPr>
          <w:ilvl w:val="0"/>
          <w:numId w:val="9"/>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Mi primer test unitario</w:t>
      </w:r>
    </w:p>
    <w:p w:rsidR="00000000" w:rsidDel="00000000" w:rsidP="00000000" w:rsidRDefault="00000000" w:rsidRPr="00000000" w14:paraId="000000A9">
      <w:pPr>
        <w:pageBreakBefore w:val="0"/>
        <w:numPr>
          <w:ilvl w:val="0"/>
          <w:numId w:val="9"/>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Matchers</w:t>
      </w:r>
    </w:p>
    <w:p w:rsidR="00000000" w:rsidDel="00000000" w:rsidP="00000000" w:rsidRDefault="00000000" w:rsidRPr="00000000" w14:paraId="000000AA">
      <w:pPr>
        <w:pageBreakBefore w:val="0"/>
        <w:spacing w:line="360" w:lineRule="auto"/>
        <w:ind w:right="-6.259842519683616"/>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B">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13: Test Unitario </w:t>
      </w:r>
    </w:p>
    <w:p w:rsidR="00000000" w:rsidDel="00000000" w:rsidP="00000000" w:rsidRDefault="00000000" w:rsidRPr="00000000" w14:paraId="000000AC">
      <w:pPr>
        <w:pageBreakBefore w:val="0"/>
        <w:numPr>
          <w:ilvl w:val="0"/>
          <w:numId w:val="9"/>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Implementación de test unitarios en JavaScript </w:t>
      </w:r>
    </w:p>
    <w:p w:rsidR="00000000" w:rsidDel="00000000" w:rsidP="00000000" w:rsidRDefault="00000000" w:rsidRPr="00000000" w14:paraId="000000AD">
      <w:pPr>
        <w:numPr>
          <w:ilvl w:val="1"/>
          <w:numId w:val="9"/>
        </w:numPr>
        <w:spacing w:line="360" w:lineRule="auto"/>
        <w:ind w:left="144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Prueba y cobertura de sentencia </w:t>
      </w:r>
    </w:p>
    <w:p w:rsidR="00000000" w:rsidDel="00000000" w:rsidP="00000000" w:rsidRDefault="00000000" w:rsidRPr="00000000" w14:paraId="000000AE">
      <w:pPr>
        <w:numPr>
          <w:ilvl w:val="1"/>
          <w:numId w:val="9"/>
        </w:numPr>
        <w:spacing w:line="360" w:lineRule="auto"/>
        <w:ind w:left="144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Prueba y cobertura de decisión</w:t>
      </w:r>
    </w:p>
    <w:p w:rsidR="00000000" w:rsidDel="00000000" w:rsidP="00000000" w:rsidRDefault="00000000" w:rsidRPr="00000000" w14:paraId="000000AF">
      <w:pPr>
        <w:numPr>
          <w:ilvl w:val="1"/>
          <w:numId w:val="9"/>
        </w:numPr>
        <w:spacing w:line="360" w:lineRule="auto"/>
        <w:ind w:left="144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Herramientas de coberturas de prueba</w:t>
      </w:r>
      <w:r w:rsidDel="00000000" w:rsidR="00000000" w:rsidRPr="00000000">
        <w:rPr>
          <w:rtl w:val="0"/>
        </w:rPr>
      </w:r>
    </w:p>
    <w:p w:rsidR="00000000" w:rsidDel="00000000" w:rsidP="00000000" w:rsidRDefault="00000000" w:rsidRPr="00000000" w14:paraId="000000B0">
      <w:pPr>
        <w:pageBreakBefore w:val="0"/>
        <w:spacing w:line="360" w:lineRule="auto"/>
        <w:ind w:left="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B1">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6: BE testing</w:t>
      </w:r>
    </w:p>
    <w:p w:rsidR="00000000" w:rsidDel="00000000" w:rsidP="00000000" w:rsidRDefault="00000000" w:rsidRPr="00000000" w14:paraId="000000B2">
      <w:pPr>
        <w:pageBreakBefore w:val="0"/>
        <w:spacing w:line="360" w:lineRule="auto"/>
        <w:ind w:right="-6.259842519683616"/>
        <w:jc w:val="both"/>
        <w:rPr>
          <w:rFonts w:ascii="Open Sans" w:cs="Open Sans" w:eastAsia="Open Sans" w:hAnsi="Open Sans"/>
        </w:rPr>
      </w:pPr>
      <w:r w:rsidDel="00000000" w:rsidR="00000000" w:rsidRPr="00000000">
        <w:rPr>
          <w:rFonts w:ascii="Open Sans" w:cs="Open Sans" w:eastAsia="Open Sans" w:hAnsi="Open Sans"/>
          <w:rtl w:val="0"/>
        </w:rPr>
        <w:t xml:space="preserve">Las pruebas de back-end son pruebas que se realizan sobre la aplicación y la capa de base de datos de una arquitectura de 3 capas (capa de presentación, capa lógica y capa de acceso a datos). En este módulo vamos a introducir el concepto de API —siglas de “application programming interface”—. Cómo funcionan las mismas y cuáles son las mejores herramientas y maneras de comprobar su funcionamiento. En este caso, estaremos profundizando sobre el nivel de prueba de integración.</w:t>
      </w:r>
    </w:p>
    <w:p w:rsidR="00000000" w:rsidDel="00000000" w:rsidP="00000000" w:rsidRDefault="00000000" w:rsidRPr="00000000" w14:paraId="000000B3">
      <w:pPr>
        <w:pageBreakBefore w:val="0"/>
        <w:spacing w:line="360" w:lineRule="auto"/>
        <w:ind w:right="-6.259842519683616"/>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14: Introducción - API testing</w:t>
      </w:r>
    </w:p>
    <w:p w:rsidR="00000000" w:rsidDel="00000000" w:rsidP="00000000" w:rsidRDefault="00000000" w:rsidRPr="00000000" w14:paraId="000000B5">
      <w:pPr>
        <w:pageBreakBefore w:val="0"/>
        <w:numPr>
          <w:ilvl w:val="0"/>
          <w:numId w:val="15"/>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Back end testing</w:t>
      </w:r>
    </w:p>
    <w:p w:rsidR="00000000" w:rsidDel="00000000" w:rsidP="00000000" w:rsidRDefault="00000000" w:rsidRPr="00000000" w14:paraId="000000B6">
      <w:pPr>
        <w:pageBreakBefore w:val="0"/>
        <w:numPr>
          <w:ilvl w:val="0"/>
          <w:numId w:val="15"/>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APIs</w:t>
      </w:r>
    </w:p>
    <w:p w:rsidR="00000000" w:rsidDel="00000000" w:rsidP="00000000" w:rsidRDefault="00000000" w:rsidRPr="00000000" w14:paraId="000000B7">
      <w:pPr>
        <w:pageBreakBefore w:val="0"/>
        <w:numPr>
          <w:ilvl w:val="0"/>
          <w:numId w:val="15"/>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Protocolo HTTP</w:t>
      </w:r>
    </w:p>
    <w:p w:rsidR="00000000" w:rsidDel="00000000" w:rsidP="00000000" w:rsidRDefault="00000000" w:rsidRPr="00000000" w14:paraId="000000B8">
      <w:pPr>
        <w:pageBreakBefore w:val="0"/>
        <w:numPr>
          <w:ilvl w:val="0"/>
          <w:numId w:val="15"/>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Postman I</w:t>
      </w:r>
    </w:p>
    <w:p w:rsidR="00000000" w:rsidDel="00000000" w:rsidP="00000000" w:rsidRDefault="00000000" w:rsidRPr="00000000" w14:paraId="000000B9">
      <w:pPr>
        <w:pageBreakBefore w:val="0"/>
        <w:spacing w:line="360" w:lineRule="auto"/>
        <w:ind w:left="0" w:right="-6.259842519683616"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BA">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15: API Testing</w:t>
      </w:r>
    </w:p>
    <w:p w:rsidR="00000000" w:rsidDel="00000000" w:rsidP="00000000" w:rsidRDefault="00000000" w:rsidRPr="00000000" w14:paraId="000000BB">
      <w:pPr>
        <w:pageBreakBefore w:val="0"/>
        <w:numPr>
          <w:ilvl w:val="0"/>
          <w:numId w:val="7"/>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Postman II</w:t>
      </w:r>
    </w:p>
    <w:p w:rsidR="00000000" w:rsidDel="00000000" w:rsidP="00000000" w:rsidRDefault="00000000" w:rsidRPr="00000000" w14:paraId="000000BC">
      <w:pPr>
        <w:pageBreakBefore w:val="0"/>
        <w:numPr>
          <w:ilvl w:val="0"/>
          <w:numId w:val="7"/>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GET y POST</w:t>
      </w:r>
    </w:p>
    <w:p w:rsidR="00000000" w:rsidDel="00000000" w:rsidP="00000000" w:rsidRDefault="00000000" w:rsidRPr="00000000" w14:paraId="000000BD">
      <w:pPr>
        <w:pageBreakBefore w:val="0"/>
        <w:numPr>
          <w:ilvl w:val="0"/>
          <w:numId w:val="7"/>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Tests (js)</w:t>
      </w:r>
    </w:p>
    <w:p w:rsidR="00000000" w:rsidDel="00000000" w:rsidP="00000000" w:rsidRDefault="00000000" w:rsidRPr="00000000" w14:paraId="000000BE">
      <w:pPr>
        <w:pageBreakBefore w:val="0"/>
        <w:numPr>
          <w:ilvl w:val="0"/>
          <w:numId w:val="7"/>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Colecciones en postman/variables de entorno</w:t>
      </w:r>
      <w:r w:rsidDel="00000000" w:rsidR="00000000" w:rsidRPr="00000000">
        <w:rPr>
          <w:rtl w:val="0"/>
        </w:rPr>
      </w:r>
    </w:p>
    <w:p w:rsidR="00000000" w:rsidDel="00000000" w:rsidP="00000000" w:rsidRDefault="00000000" w:rsidRPr="00000000" w14:paraId="000000BF">
      <w:pPr>
        <w:pageBreakBefore w:val="0"/>
        <w:spacing w:line="360" w:lineRule="auto"/>
        <w:ind w:right="-6.259842519683616"/>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C0">
      <w:pPr>
        <w:pageBreakBefore w:val="0"/>
        <w:spacing w:line="360" w:lineRule="auto"/>
        <w:ind w:right="-6.259842519683616"/>
        <w:jc w:val="both"/>
        <w:rPr>
          <w:rFonts w:ascii="Rajdhani" w:cs="Rajdhani" w:eastAsia="Rajdhani" w:hAnsi="Rajdhani"/>
          <w:b w:val="1"/>
          <w:sz w:val="30"/>
          <w:szCs w:val="30"/>
          <w:u w:val="single"/>
        </w:rPr>
      </w:pPr>
      <w:r w:rsidDel="00000000" w:rsidR="00000000" w:rsidRPr="00000000">
        <w:rPr>
          <w:rFonts w:ascii="Rajdhani" w:cs="Rajdhani" w:eastAsia="Rajdhani" w:hAnsi="Rajdhani"/>
          <w:b w:val="1"/>
          <w:sz w:val="30"/>
          <w:szCs w:val="30"/>
          <w:u w:val="single"/>
          <w:rtl w:val="0"/>
        </w:rPr>
        <w:t xml:space="preserve">Módulo 7: Introducción a Automation</w:t>
      </w:r>
    </w:p>
    <w:p w:rsidR="00000000" w:rsidDel="00000000" w:rsidP="00000000" w:rsidRDefault="00000000" w:rsidRPr="00000000" w14:paraId="000000C1">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La automatización de pruebas es una de las prácticas más requeridas actualmente en el mercado laboral por los muchos beneficios que trae su implementación. En este módulo vamos a introducir los conceptos necesarios para comenzar en el mundo de automatización de prueba, haciendo énfasis en mostrar cómo mejorar la calidad de software bajo este proceso.</w:t>
      </w:r>
    </w:p>
    <w:p w:rsidR="00000000" w:rsidDel="00000000" w:rsidP="00000000" w:rsidRDefault="00000000" w:rsidRPr="00000000" w14:paraId="000000C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C3">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16: Fundamentos de automatización de la prueba</w:t>
      </w:r>
    </w:p>
    <w:p w:rsidR="00000000" w:rsidDel="00000000" w:rsidP="00000000" w:rsidRDefault="00000000" w:rsidRPr="00000000" w14:paraId="000000C4">
      <w:pPr>
        <w:pageBreakBefore w:val="0"/>
        <w:numPr>
          <w:ilvl w:val="0"/>
          <w:numId w:val="2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Introducción a automation</w:t>
      </w:r>
    </w:p>
    <w:p w:rsidR="00000000" w:rsidDel="00000000" w:rsidP="00000000" w:rsidRDefault="00000000" w:rsidRPr="00000000" w14:paraId="000000C5">
      <w:pPr>
        <w:pageBreakBefore w:val="0"/>
        <w:numPr>
          <w:ilvl w:val="0"/>
          <w:numId w:val="2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Patrones de diseño </w:t>
      </w:r>
    </w:p>
    <w:p w:rsidR="00000000" w:rsidDel="00000000" w:rsidP="00000000" w:rsidRDefault="00000000" w:rsidRPr="00000000" w14:paraId="000000C6">
      <w:pPr>
        <w:pageBreakBefore w:val="0"/>
        <w:numPr>
          <w:ilvl w:val="0"/>
          <w:numId w:val="2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Page Object Model</w:t>
      </w:r>
    </w:p>
    <w:p w:rsidR="00000000" w:rsidDel="00000000" w:rsidP="00000000" w:rsidRDefault="00000000" w:rsidRPr="00000000" w14:paraId="000000C7">
      <w:pPr>
        <w:pageBreakBefore w:val="0"/>
        <w:numPr>
          <w:ilvl w:val="0"/>
          <w:numId w:val="20"/>
        </w:numPr>
        <w:spacing w:line="360" w:lineRule="auto"/>
        <w:ind w:left="720" w:right="-6.259842519683616"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Introducción a Selenium</w:t>
      </w:r>
    </w:p>
    <w:p w:rsidR="00000000" w:rsidDel="00000000" w:rsidP="00000000" w:rsidRDefault="00000000" w:rsidRPr="00000000" w14:paraId="000000C8">
      <w:pPr>
        <w:pageBreakBefore w:val="0"/>
        <w:spacing w:line="360" w:lineRule="auto"/>
        <w:ind w:right="-6.259842519683616"/>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C9">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17: EVALUACIÓN II</w:t>
      </w:r>
      <w:r w:rsidDel="00000000" w:rsidR="00000000" w:rsidRPr="00000000">
        <w:rPr>
          <w:rtl w:val="0"/>
        </w:rPr>
      </w:r>
    </w:p>
    <w:p w:rsidR="00000000" w:rsidDel="00000000" w:rsidP="00000000" w:rsidRDefault="00000000" w:rsidRPr="00000000" w14:paraId="000000CA">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tl w:val="0"/>
        </w:rPr>
      </w:r>
    </w:p>
    <w:p w:rsidR="00000000" w:rsidDel="00000000" w:rsidP="00000000" w:rsidRDefault="00000000" w:rsidRPr="00000000" w14:paraId="000000CB">
      <w:pPr>
        <w:pageBreakBefore w:val="0"/>
        <w:spacing w:line="360" w:lineRule="auto"/>
        <w:ind w:right="-6.259842519683616"/>
        <w:jc w:val="both"/>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tl w:val="0"/>
        </w:rPr>
        <w:t xml:space="preserve">Clase 18: Automatización de la prueba</w:t>
      </w:r>
      <w:r w:rsidDel="00000000" w:rsidR="00000000" w:rsidRPr="00000000">
        <w:rPr>
          <w:rtl w:val="0"/>
        </w:rPr>
      </w:r>
    </w:p>
    <w:p w:rsidR="00000000" w:rsidDel="00000000" w:rsidP="00000000" w:rsidRDefault="00000000" w:rsidRPr="00000000" w14:paraId="000000CC">
      <w:pPr>
        <w:pageBreakBefore w:val="0"/>
        <w:numPr>
          <w:ilvl w:val="0"/>
          <w:numId w:val="11"/>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Criterios para la automatización y selección de de herramientas</w:t>
      </w:r>
    </w:p>
    <w:p w:rsidR="00000000" w:rsidDel="00000000" w:rsidP="00000000" w:rsidRDefault="00000000" w:rsidRPr="00000000" w14:paraId="000000CD">
      <w:pPr>
        <w:pageBreakBefore w:val="0"/>
        <w:numPr>
          <w:ilvl w:val="0"/>
          <w:numId w:val="11"/>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Selenium </w:t>
      </w:r>
      <w:r w:rsidDel="00000000" w:rsidR="00000000" w:rsidRPr="00000000">
        <w:rPr>
          <w:rFonts w:ascii="Open Sans" w:cs="Open Sans" w:eastAsia="Open Sans" w:hAnsi="Open Sans"/>
          <w:color w:val="434343"/>
          <w:rtl w:val="0"/>
        </w:rPr>
        <w:t xml:space="preserve">WebDriver</w:t>
      </w:r>
    </w:p>
    <w:p w:rsidR="00000000" w:rsidDel="00000000" w:rsidP="00000000" w:rsidRDefault="00000000" w:rsidRPr="00000000" w14:paraId="000000CE">
      <w:pPr>
        <w:pageBreakBefore w:val="0"/>
        <w:numPr>
          <w:ilvl w:val="0"/>
          <w:numId w:val="11"/>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Creando nuestro primer proyecto </w:t>
      </w:r>
    </w:p>
    <w:p w:rsidR="00000000" w:rsidDel="00000000" w:rsidP="00000000" w:rsidRDefault="00000000" w:rsidRPr="00000000" w14:paraId="000000CF">
      <w:pPr>
        <w:pageBreakBefore w:val="0"/>
        <w:numPr>
          <w:ilvl w:val="0"/>
          <w:numId w:val="11"/>
        </w:numPr>
        <w:spacing w:line="360" w:lineRule="auto"/>
        <w:ind w:left="720" w:right="-6.259842519683616" w:hanging="36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Nuestro primer test</w:t>
      </w:r>
      <w:r w:rsidDel="00000000" w:rsidR="00000000" w:rsidRPr="00000000">
        <w:rPr>
          <w:rtl w:val="0"/>
        </w:rPr>
      </w:r>
    </w:p>
    <w:sectPr>
      <w:headerReference r:id="rId8" w:type="default"/>
      <w:headerReference r:id="rId9" w:type="first"/>
      <w:footerReference r:id="rId10" w:type="first"/>
      <w:pgSz w:h="16834" w:w="11909" w:orient="portrait"/>
      <w:pgMar w:bottom="1440" w:top="1440"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jdhani SemiBold">
    <w:embedRegular w:fontKey="{00000000-0000-0000-0000-000000000000}" r:id="rId1" w:subsetted="0"/>
    <w:embedBold w:fontKey="{00000000-0000-0000-0000-000000000000}" r:id="rId2" w:subsetted="0"/>
  </w:font>
  <w:font w:name="Rajdhani">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ageBreakBefore w:val="0"/>
      <w:rPr/>
    </w:pPr>
    <w:ins w:author="Javier Silva" w:id="0" w:date="2023-06-02T21:07:12Z">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10525125</wp:posOffset>
            </wp:positionV>
            <wp:extent cx="7705725" cy="132397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
                    <a:srcRect b="-2964" l="0" r="0" t="-1"/>
                    <a:stretch>
                      <a:fillRect/>
                    </a:stretch>
                  </pic:blipFill>
                  <pic:spPr>
                    <a:xfrm>
                      <a:off x="0" y="0"/>
                      <a:ext cx="7705725" cy="1323975"/>
                    </a:xfrm>
                    <a:prstGeom prst="rect"/>
                    <a:ln/>
                  </pic:spPr>
                </pic:pic>
              </a:graphicData>
            </a:graphic>
          </wp:anchor>
        </w:drawing>
      </w:r>
    </w:ins>
    <w:del w:author="Javier Silva" w:id="0" w:date="2023-06-02T21:07:12Z">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
                    <a:srcRect b="-2964" l="0" r="0" t="-1"/>
                    <a:stretch>
                      <a:fillRect/>
                    </a:stretch>
                  </pic:blipFill>
                  <pic:spPr>
                    <a:xfrm>
                      <a:off x="0" y="0"/>
                      <a:ext cx="7705725" cy="1323975"/>
                    </a:xfrm>
                    <a:prstGeom prst="rect"/>
                    <a:ln/>
                  </pic:spPr>
                </pic:pic>
              </a:graphicData>
            </a:graphic>
          </wp:anchor>
        </w:drawing>
      </w:r>
    </w:del>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9525</wp:posOffset>
          </wp:positionV>
          <wp:extent cx="7553325" cy="1019175"/>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1"/>
                  <a:srcRect b="17433" l="0" r="0" t="4259"/>
                  <a:stretch>
                    <a:fillRect/>
                  </a:stretch>
                </pic:blipFill>
                <pic:spPr>
                  <a:xfrm>
                    <a:off x="0" y="0"/>
                    <a:ext cx="7553325" cy="10191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Rajdhani-regular.ttf"/><Relationship Id="rId4" Type="http://schemas.openxmlformats.org/officeDocument/2006/relationships/font" Target="fonts/Rajdhani-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